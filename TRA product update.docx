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768D8" w14:textId="50BDD19F" w:rsidR="00433184" w:rsidRDefault="000A4A29" w:rsidP="00E87F72">
      <w:pPr>
        <w:pStyle w:val="Title"/>
        <w:spacing w:before="1800"/>
        <w:rPr>
          <w:rFonts w:asciiTheme="minorHAnsi" w:hAnsiTheme="minorHAnsi" w:cs="Arial"/>
          <w:sz w:val="56"/>
          <w:szCs w:val="56"/>
          <w:lang w:eastAsia="en-AU"/>
        </w:rPr>
      </w:pPr>
      <w:bookmarkStart w:id="0" w:name="_GoBack"/>
      <w:bookmarkEnd w:id="0"/>
      <w:r>
        <w:rPr>
          <w:noProof/>
          <w:lang w:eastAsia="en-US"/>
        </w:rPr>
        <w:drawing>
          <wp:inline distT="0" distB="0" distL="0" distR="0" wp14:anchorId="11C73F8C" wp14:editId="6946C9D6">
            <wp:extent cx="2009775" cy="600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9775" cy="600075"/>
                    </a:xfrm>
                    <a:prstGeom prst="rect">
                      <a:avLst/>
                    </a:prstGeom>
                  </pic:spPr>
                </pic:pic>
              </a:graphicData>
            </a:graphic>
          </wp:inline>
        </w:drawing>
      </w:r>
    </w:p>
    <w:p w14:paraId="05AE051B" w14:textId="33B1D67C" w:rsidR="00433184" w:rsidRPr="000C57F2" w:rsidRDefault="006E1614" w:rsidP="00D953D3">
      <w:pPr>
        <w:pStyle w:val="Title"/>
        <w:spacing w:before="1080"/>
        <w:rPr>
          <w:rFonts w:asciiTheme="minorHAnsi" w:hAnsiTheme="minorHAnsi"/>
          <w:color w:val="003366"/>
          <w:sz w:val="56"/>
          <w:szCs w:val="56"/>
        </w:rPr>
      </w:pPr>
      <w:r>
        <w:rPr>
          <w:rFonts w:asciiTheme="minorHAnsi" w:hAnsiTheme="minorHAnsi" w:cs="Arial"/>
          <w:color w:val="003366"/>
          <w:sz w:val="56"/>
          <w:szCs w:val="56"/>
          <w:lang w:eastAsia="en-AU"/>
        </w:rPr>
        <w:t>High Level Scope</w:t>
      </w:r>
      <w:r w:rsidR="00D20130">
        <w:rPr>
          <w:rFonts w:asciiTheme="minorHAnsi" w:hAnsiTheme="minorHAnsi" w:cs="Arial"/>
          <w:color w:val="003366"/>
          <w:sz w:val="56"/>
          <w:szCs w:val="56"/>
          <w:lang w:eastAsia="en-AU"/>
        </w:rPr>
        <w:t xml:space="preserve"> Document </w:t>
      </w:r>
      <w:r w:rsidR="00702329">
        <w:rPr>
          <w:rFonts w:asciiTheme="minorHAnsi" w:hAnsiTheme="minorHAnsi" w:cs="Arial"/>
          <w:color w:val="003366"/>
          <w:sz w:val="56"/>
          <w:szCs w:val="56"/>
          <w:lang w:eastAsia="en-AU"/>
        </w:rPr>
        <w:t>–</w:t>
      </w:r>
      <w:r>
        <w:rPr>
          <w:rFonts w:asciiTheme="minorHAnsi" w:hAnsiTheme="minorHAnsi" w:cs="Arial"/>
          <w:color w:val="003366"/>
          <w:sz w:val="56"/>
          <w:szCs w:val="56"/>
          <w:lang w:eastAsia="en-AU"/>
        </w:rPr>
        <w:t xml:space="preserve"> </w:t>
      </w:r>
      <w:r w:rsidR="005054D9">
        <w:rPr>
          <w:rFonts w:asciiTheme="minorHAnsi" w:hAnsiTheme="minorHAnsi" w:cs="Arial"/>
          <w:color w:val="003366"/>
          <w:sz w:val="56"/>
          <w:szCs w:val="56"/>
          <w:lang w:eastAsia="en-AU"/>
        </w:rPr>
        <w:t>Closed Loop Digital Wallet</w:t>
      </w:r>
    </w:p>
    <w:p w14:paraId="0006A019" w14:textId="77777777" w:rsidR="00433184" w:rsidRDefault="00433184" w:rsidP="00433184">
      <w:pPr>
        <w:pStyle w:val="Title"/>
        <w:rPr>
          <w:rFonts w:asciiTheme="minorHAnsi" w:hAnsiTheme="minorHAnsi"/>
          <w:sz w:val="56"/>
          <w:szCs w:val="56"/>
        </w:rPr>
      </w:pPr>
    </w:p>
    <w:p w14:paraId="193896E8" w14:textId="77777777" w:rsidR="00433184" w:rsidRPr="004F7DE8" w:rsidRDefault="00433184" w:rsidP="00433184">
      <w:pPr>
        <w:pStyle w:val="Title"/>
        <w:rPr>
          <w:rFonts w:asciiTheme="minorHAnsi" w:hAnsiTheme="minorHAnsi"/>
          <w:sz w:val="56"/>
          <w:szCs w:val="56"/>
        </w:rPr>
      </w:pPr>
    </w:p>
    <w:p w14:paraId="2B020220" w14:textId="77777777" w:rsidR="00433184" w:rsidRPr="004F7DE8" w:rsidRDefault="00433184" w:rsidP="00433184">
      <w:pPr>
        <w:pStyle w:val="Title"/>
        <w:rPr>
          <w:rFonts w:asciiTheme="minorHAnsi" w:hAnsiTheme="minorHAnsi"/>
        </w:rPr>
      </w:pPr>
    </w:p>
    <w:p w14:paraId="07183D78" w14:textId="77777777" w:rsidR="00433184" w:rsidRPr="004F7DE8" w:rsidRDefault="00433184" w:rsidP="00433184">
      <w:pPr>
        <w:pStyle w:val="Title"/>
        <w:rPr>
          <w:rFonts w:asciiTheme="minorHAnsi" w:hAnsiTheme="minorHAnsi"/>
        </w:rPr>
      </w:pPr>
    </w:p>
    <w:tbl>
      <w:tblPr>
        <w:tblStyle w:val="GridTable5Dark-Accent6"/>
        <w:tblW w:w="0" w:type="auto"/>
        <w:jc w:val="center"/>
        <w:tblLook w:val="0480" w:firstRow="0" w:lastRow="0" w:firstColumn="1" w:lastColumn="0" w:noHBand="0" w:noVBand="1"/>
      </w:tblPr>
      <w:tblGrid>
        <w:gridCol w:w="2875"/>
        <w:gridCol w:w="5220"/>
      </w:tblGrid>
      <w:tr w:rsidR="00433184" w:rsidRPr="004F7DE8" w14:paraId="733C4E72" w14:textId="77777777" w:rsidTr="278DAE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47FADC91" w14:textId="77777777" w:rsidR="00433184" w:rsidRPr="00B54B92" w:rsidRDefault="00433184" w:rsidP="002A0B54">
            <w:pPr>
              <w:pStyle w:val="Title"/>
              <w:jc w:val="left"/>
              <w:rPr>
                <w:rFonts w:asciiTheme="minorHAnsi" w:hAnsiTheme="minorHAnsi"/>
                <w:b/>
                <w:sz w:val="22"/>
                <w:szCs w:val="22"/>
              </w:rPr>
            </w:pPr>
            <w:r w:rsidRPr="00B54B92">
              <w:rPr>
                <w:rFonts w:asciiTheme="minorHAnsi" w:hAnsiTheme="minorHAnsi"/>
                <w:b/>
                <w:sz w:val="22"/>
                <w:szCs w:val="22"/>
              </w:rPr>
              <w:t>Client Name</w:t>
            </w:r>
          </w:p>
        </w:tc>
        <w:tc>
          <w:tcPr>
            <w:tcW w:w="5220" w:type="dxa"/>
            <w:tcBorders>
              <w:top w:val="single" w:sz="4" w:space="0" w:color="003366"/>
              <w:bottom w:val="single" w:sz="4" w:space="0" w:color="003366"/>
              <w:right w:val="single" w:sz="4" w:space="0" w:color="003366"/>
            </w:tcBorders>
            <w:shd w:val="clear" w:color="auto" w:fill="auto"/>
          </w:tcPr>
          <w:p w14:paraId="7DEC7473" w14:textId="63BC2963" w:rsidR="00433184" w:rsidRPr="00956B98" w:rsidRDefault="00114686" w:rsidP="006A15B0">
            <w:pPr>
              <w:pStyle w:val="Title"/>
              <w:cnfStyle w:val="000000100000" w:firstRow="0" w:lastRow="0" w:firstColumn="0" w:lastColumn="0" w:oddVBand="0" w:evenVBand="0" w:oddHBand="1" w:evenHBand="0" w:firstRowFirstColumn="0" w:firstRowLastColumn="0" w:lastRowFirstColumn="0" w:lastRowLastColumn="0"/>
              <w:rPr>
                <w:rFonts w:asciiTheme="minorHAnsi" w:hAnsiTheme="minorHAnsi"/>
                <w:b w:val="0"/>
                <w:sz w:val="24"/>
              </w:rPr>
            </w:pPr>
            <w:r>
              <w:rPr>
                <w:rFonts w:asciiTheme="minorHAnsi" w:hAnsiTheme="minorHAnsi"/>
                <w:b w:val="0"/>
                <w:sz w:val="24"/>
              </w:rPr>
              <w:t>Al Ansari</w:t>
            </w:r>
          </w:p>
        </w:tc>
      </w:tr>
      <w:tr w:rsidR="00433184" w:rsidRPr="004F7DE8" w14:paraId="0BC02DE5" w14:textId="77777777" w:rsidTr="278DAE5B">
        <w:trPr>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6B9A5031" w14:textId="77777777" w:rsidR="00433184" w:rsidRPr="00B54B92" w:rsidRDefault="00433184" w:rsidP="002A0B54">
            <w:pPr>
              <w:pStyle w:val="Title"/>
              <w:jc w:val="left"/>
              <w:rPr>
                <w:rFonts w:asciiTheme="minorHAnsi" w:hAnsiTheme="minorHAnsi"/>
                <w:b/>
                <w:sz w:val="22"/>
                <w:szCs w:val="22"/>
              </w:rPr>
            </w:pPr>
            <w:r w:rsidRPr="00B54B92">
              <w:rPr>
                <w:rFonts w:asciiTheme="minorHAnsi" w:hAnsiTheme="minorHAnsi"/>
                <w:b/>
                <w:sz w:val="22"/>
                <w:szCs w:val="22"/>
              </w:rPr>
              <w:t>Project Name</w:t>
            </w:r>
          </w:p>
        </w:tc>
        <w:tc>
          <w:tcPr>
            <w:tcW w:w="5220" w:type="dxa"/>
            <w:tcBorders>
              <w:top w:val="single" w:sz="4" w:space="0" w:color="003366"/>
              <w:bottom w:val="single" w:sz="4" w:space="0" w:color="003366"/>
              <w:right w:val="single" w:sz="4" w:space="0" w:color="003366"/>
            </w:tcBorders>
            <w:shd w:val="clear" w:color="auto" w:fill="auto"/>
          </w:tcPr>
          <w:p w14:paraId="1A034D7B" w14:textId="499919D2" w:rsidR="00433184" w:rsidRPr="004F7DE8" w:rsidRDefault="00114686" w:rsidP="002A0B54">
            <w:pPr>
              <w:pStyle w:val="Title"/>
              <w:cnfStyle w:val="000000000000" w:firstRow="0" w:lastRow="0" w:firstColumn="0" w:lastColumn="0" w:oddVBand="0" w:evenVBand="0" w:oddHBand="0" w:evenHBand="0" w:firstRowFirstColumn="0" w:firstRowLastColumn="0" w:lastRowFirstColumn="0" w:lastRowLastColumn="0"/>
              <w:rPr>
                <w:rFonts w:asciiTheme="minorHAnsi" w:hAnsiTheme="minorHAnsi"/>
                <w:b w:val="0"/>
                <w:sz w:val="24"/>
              </w:rPr>
            </w:pPr>
            <w:r>
              <w:rPr>
                <w:rFonts w:asciiTheme="minorHAnsi" w:hAnsiTheme="minorHAnsi"/>
                <w:b w:val="0"/>
                <w:sz w:val="24"/>
              </w:rPr>
              <w:t>Closed Loop Digital Wallet</w:t>
            </w:r>
            <w:r w:rsidR="005D7242">
              <w:rPr>
                <w:rFonts w:asciiTheme="minorHAnsi" w:hAnsiTheme="minorHAnsi"/>
                <w:b w:val="0"/>
                <w:sz w:val="24"/>
              </w:rPr>
              <w:t xml:space="preserve"> – Transaction Processing</w:t>
            </w:r>
          </w:p>
        </w:tc>
      </w:tr>
      <w:tr w:rsidR="00433184" w:rsidRPr="004F7DE8" w14:paraId="2D771E18" w14:textId="77777777" w:rsidTr="278DAE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66AD653C" w14:textId="77777777" w:rsidR="00433184" w:rsidRPr="00B54B92" w:rsidRDefault="00433184" w:rsidP="002A0B54">
            <w:pPr>
              <w:pStyle w:val="Title"/>
              <w:jc w:val="left"/>
              <w:rPr>
                <w:rFonts w:asciiTheme="minorHAnsi" w:hAnsiTheme="minorHAnsi"/>
                <w:b/>
                <w:sz w:val="22"/>
                <w:szCs w:val="22"/>
              </w:rPr>
            </w:pPr>
            <w:r w:rsidRPr="00B54B92">
              <w:rPr>
                <w:rFonts w:asciiTheme="minorHAnsi" w:hAnsiTheme="minorHAnsi"/>
                <w:b/>
                <w:sz w:val="22"/>
                <w:szCs w:val="22"/>
              </w:rPr>
              <w:t>Request ID</w:t>
            </w:r>
          </w:p>
        </w:tc>
        <w:tc>
          <w:tcPr>
            <w:tcW w:w="5220" w:type="dxa"/>
            <w:tcBorders>
              <w:top w:val="single" w:sz="4" w:space="0" w:color="003366"/>
              <w:bottom w:val="single" w:sz="4" w:space="0" w:color="003366"/>
              <w:right w:val="single" w:sz="4" w:space="0" w:color="003366"/>
            </w:tcBorders>
            <w:shd w:val="clear" w:color="auto" w:fill="auto"/>
          </w:tcPr>
          <w:p w14:paraId="25118DBC" w14:textId="0186B978" w:rsidR="00433184" w:rsidRPr="004F7DE8" w:rsidRDefault="00171C0D" w:rsidP="002A0B54">
            <w:pPr>
              <w:pStyle w:val="Title"/>
              <w:cnfStyle w:val="000000100000" w:firstRow="0" w:lastRow="0" w:firstColumn="0" w:lastColumn="0" w:oddVBand="0" w:evenVBand="0" w:oddHBand="1" w:evenHBand="0" w:firstRowFirstColumn="0" w:firstRowLastColumn="0" w:lastRowFirstColumn="0" w:lastRowLastColumn="0"/>
              <w:rPr>
                <w:rFonts w:asciiTheme="minorHAnsi" w:hAnsiTheme="minorHAnsi"/>
                <w:b w:val="0"/>
                <w:sz w:val="24"/>
              </w:rPr>
            </w:pPr>
            <w:r>
              <w:rPr>
                <w:rFonts w:asciiTheme="minorHAnsi" w:hAnsiTheme="minorHAnsi"/>
                <w:b w:val="0"/>
                <w:sz w:val="24"/>
              </w:rPr>
              <w:t>NIPMO</w:t>
            </w:r>
            <w:r w:rsidR="00114686">
              <w:rPr>
                <w:rFonts w:asciiTheme="minorHAnsi" w:hAnsiTheme="minorHAnsi"/>
                <w:b w:val="0"/>
                <w:sz w:val="24"/>
              </w:rPr>
              <w:t>-51834</w:t>
            </w:r>
          </w:p>
        </w:tc>
      </w:tr>
      <w:tr w:rsidR="00433184" w:rsidRPr="004F7DE8" w14:paraId="6237A5DD" w14:textId="77777777" w:rsidTr="278DAE5B">
        <w:trPr>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4DCA4C6B" w14:textId="77777777" w:rsidR="00433184" w:rsidRPr="00B54B92" w:rsidRDefault="00433184" w:rsidP="002A0B54">
            <w:pPr>
              <w:pStyle w:val="Title"/>
              <w:jc w:val="left"/>
              <w:rPr>
                <w:rFonts w:asciiTheme="minorHAnsi" w:hAnsiTheme="minorHAnsi"/>
                <w:b/>
                <w:sz w:val="22"/>
                <w:szCs w:val="22"/>
              </w:rPr>
            </w:pPr>
            <w:r w:rsidRPr="00B54B92">
              <w:rPr>
                <w:rFonts w:asciiTheme="minorHAnsi" w:hAnsiTheme="minorHAnsi"/>
                <w:b/>
                <w:sz w:val="22"/>
                <w:szCs w:val="22"/>
              </w:rPr>
              <w:t>Issue date</w:t>
            </w:r>
          </w:p>
        </w:tc>
        <w:tc>
          <w:tcPr>
            <w:tcW w:w="5220" w:type="dxa"/>
            <w:tcBorders>
              <w:top w:val="single" w:sz="4" w:space="0" w:color="003366"/>
              <w:bottom w:val="single" w:sz="4" w:space="0" w:color="003366"/>
              <w:right w:val="single" w:sz="4" w:space="0" w:color="003366"/>
            </w:tcBorders>
            <w:shd w:val="clear" w:color="auto" w:fill="auto"/>
          </w:tcPr>
          <w:p w14:paraId="64E28C92" w14:textId="06DBC1E7" w:rsidR="00433184" w:rsidRPr="004F7DE8" w:rsidRDefault="00C97F14">
            <w:pPr>
              <w:pStyle w:val="Title"/>
              <w:cnfStyle w:val="000000000000" w:firstRow="0"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6</w:t>
            </w:r>
            <w:r w:rsidR="570E6512" w:rsidRPr="278DAE5B">
              <w:rPr>
                <w:rFonts w:asciiTheme="minorHAnsi" w:hAnsiTheme="minorHAnsi"/>
                <w:b w:val="0"/>
                <w:sz w:val="24"/>
                <w:szCs w:val="24"/>
              </w:rPr>
              <w:t>-</w:t>
            </w:r>
            <w:r>
              <w:rPr>
                <w:rFonts w:asciiTheme="minorHAnsi" w:hAnsiTheme="minorHAnsi"/>
                <w:b w:val="0"/>
                <w:sz w:val="24"/>
                <w:szCs w:val="24"/>
              </w:rPr>
              <w:t>Feb</w:t>
            </w:r>
            <w:r w:rsidR="570E6512" w:rsidRPr="278DAE5B">
              <w:rPr>
                <w:rFonts w:asciiTheme="minorHAnsi" w:hAnsiTheme="minorHAnsi"/>
                <w:b w:val="0"/>
                <w:sz w:val="24"/>
                <w:szCs w:val="24"/>
              </w:rPr>
              <w:t>-202</w:t>
            </w:r>
            <w:r w:rsidR="00114686">
              <w:rPr>
                <w:rFonts w:asciiTheme="minorHAnsi" w:hAnsiTheme="minorHAnsi"/>
                <w:b w:val="0"/>
                <w:sz w:val="24"/>
                <w:szCs w:val="24"/>
              </w:rPr>
              <w:t>4</w:t>
            </w:r>
          </w:p>
        </w:tc>
      </w:tr>
      <w:tr w:rsidR="00433184" w:rsidRPr="004F7DE8" w14:paraId="2A349E8D" w14:textId="77777777" w:rsidTr="278DAE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0BE2ED8C" w14:textId="77777777" w:rsidR="00433184" w:rsidRPr="00B54B92" w:rsidRDefault="00433184" w:rsidP="002A0B54">
            <w:pPr>
              <w:pStyle w:val="Title"/>
              <w:jc w:val="left"/>
              <w:rPr>
                <w:rFonts w:asciiTheme="minorHAnsi" w:hAnsiTheme="minorHAnsi"/>
                <w:b/>
                <w:sz w:val="22"/>
                <w:szCs w:val="22"/>
              </w:rPr>
            </w:pPr>
            <w:r w:rsidRPr="00B54B92">
              <w:rPr>
                <w:rFonts w:asciiTheme="minorHAnsi" w:hAnsiTheme="minorHAnsi"/>
                <w:b/>
                <w:sz w:val="22"/>
                <w:szCs w:val="22"/>
              </w:rPr>
              <w:t xml:space="preserve">Version </w:t>
            </w:r>
          </w:p>
        </w:tc>
        <w:tc>
          <w:tcPr>
            <w:tcW w:w="5220" w:type="dxa"/>
            <w:tcBorders>
              <w:top w:val="single" w:sz="4" w:space="0" w:color="003366"/>
              <w:bottom w:val="single" w:sz="4" w:space="0" w:color="003366"/>
              <w:right w:val="single" w:sz="4" w:space="0" w:color="003366"/>
            </w:tcBorders>
            <w:shd w:val="clear" w:color="auto" w:fill="auto"/>
          </w:tcPr>
          <w:p w14:paraId="1BBFDAAB" w14:textId="23049EF0" w:rsidR="00433184" w:rsidRPr="004F7DE8" w:rsidRDefault="6DB5F846">
            <w:pPr>
              <w:pStyle w:val="Title"/>
              <w:cnfStyle w:val="000000100000" w:firstRow="0" w:lastRow="0" w:firstColumn="0" w:lastColumn="0" w:oddVBand="0" w:evenVBand="0" w:oddHBand="1" w:evenHBand="0" w:firstRowFirstColumn="0" w:firstRowLastColumn="0" w:lastRowFirstColumn="0" w:lastRowLastColumn="0"/>
              <w:rPr>
                <w:rFonts w:asciiTheme="minorHAnsi" w:hAnsiTheme="minorHAnsi"/>
                <w:b w:val="0"/>
                <w:sz w:val="24"/>
                <w:szCs w:val="24"/>
              </w:rPr>
            </w:pPr>
            <w:r w:rsidRPr="278DAE5B">
              <w:rPr>
                <w:rFonts w:asciiTheme="minorHAnsi" w:hAnsiTheme="minorHAnsi"/>
                <w:b w:val="0"/>
                <w:sz w:val="24"/>
                <w:szCs w:val="24"/>
              </w:rPr>
              <w:t>1.</w:t>
            </w:r>
            <w:r w:rsidR="00114686">
              <w:rPr>
                <w:rFonts w:asciiTheme="minorHAnsi" w:hAnsiTheme="minorHAnsi"/>
                <w:b w:val="0"/>
                <w:sz w:val="24"/>
                <w:szCs w:val="24"/>
              </w:rPr>
              <w:t>0</w:t>
            </w:r>
          </w:p>
        </w:tc>
      </w:tr>
      <w:tr w:rsidR="00433184" w:rsidRPr="004F7DE8" w14:paraId="44F2B31C" w14:textId="77777777" w:rsidTr="278DAE5B">
        <w:trPr>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3FB34530" w14:textId="77777777" w:rsidR="00433184" w:rsidRPr="00B54B92" w:rsidRDefault="00433184" w:rsidP="002A0B54">
            <w:pPr>
              <w:pStyle w:val="Title"/>
              <w:jc w:val="left"/>
              <w:rPr>
                <w:rFonts w:asciiTheme="minorHAnsi" w:hAnsiTheme="minorHAnsi"/>
                <w:b/>
                <w:sz w:val="22"/>
                <w:szCs w:val="22"/>
              </w:rPr>
            </w:pPr>
            <w:r w:rsidRPr="00B54B92">
              <w:rPr>
                <w:rFonts w:asciiTheme="minorHAnsi" w:hAnsiTheme="minorHAnsi"/>
                <w:b/>
                <w:sz w:val="22"/>
                <w:szCs w:val="22"/>
              </w:rPr>
              <w:t xml:space="preserve">Solution Design </w:t>
            </w:r>
            <w:r>
              <w:rPr>
                <w:rFonts w:asciiTheme="minorHAnsi" w:hAnsiTheme="minorHAnsi"/>
                <w:b/>
                <w:sz w:val="22"/>
                <w:szCs w:val="22"/>
              </w:rPr>
              <w:t>M</w:t>
            </w:r>
            <w:r w:rsidRPr="00B54B92">
              <w:rPr>
                <w:rFonts w:asciiTheme="minorHAnsi" w:hAnsiTheme="minorHAnsi"/>
                <w:b/>
                <w:sz w:val="22"/>
                <w:szCs w:val="22"/>
              </w:rPr>
              <w:t>anager</w:t>
            </w:r>
          </w:p>
        </w:tc>
        <w:tc>
          <w:tcPr>
            <w:tcW w:w="5220" w:type="dxa"/>
            <w:tcBorders>
              <w:top w:val="single" w:sz="4" w:space="0" w:color="003366"/>
              <w:bottom w:val="single" w:sz="4" w:space="0" w:color="003366"/>
              <w:right w:val="single" w:sz="4" w:space="0" w:color="003366"/>
            </w:tcBorders>
            <w:shd w:val="clear" w:color="auto" w:fill="auto"/>
          </w:tcPr>
          <w:p w14:paraId="5B722498" w14:textId="7F202213" w:rsidR="00433184" w:rsidRPr="004F7DE8" w:rsidRDefault="00114686" w:rsidP="002A0B54">
            <w:pPr>
              <w:pStyle w:val="Title"/>
              <w:cnfStyle w:val="000000000000" w:firstRow="0" w:lastRow="0" w:firstColumn="0" w:lastColumn="0" w:oddVBand="0" w:evenVBand="0" w:oddHBand="0" w:evenHBand="0" w:firstRowFirstColumn="0" w:firstRowLastColumn="0" w:lastRowFirstColumn="0" w:lastRowLastColumn="0"/>
              <w:rPr>
                <w:rFonts w:asciiTheme="minorHAnsi" w:hAnsiTheme="minorHAnsi"/>
                <w:b w:val="0"/>
                <w:sz w:val="24"/>
              </w:rPr>
            </w:pPr>
            <w:r>
              <w:rPr>
                <w:rFonts w:asciiTheme="minorHAnsi" w:hAnsiTheme="minorHAnsi"/>
                <w:b w:val="0"/>
                <w:sz w:val="24"/>
              </w:rPr>
              <w:t>Amit Gaud</w:t>
            </w:r>
          </w:p>
        </w:tc>
      </w:tr>
      <w:tr w:rsidR="00433184" w:rsidRPr="004F7DE8" w14:paraId="65FB579F" w14:textId="77777777" w:rsidTr="278DAE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shd w:val="clear" w:color="auto" w:fill="003366"/>
          </w:tcPr>
          <w:p w14:paraId="2DCE157C" w14:textId="77777777" w:rsidR="00433184" w:rsidRPr="00B54B92" w:rsidRDefault="00433184" w:rsidP="002A0B54">
            <w:pPr>
              <w:pStyle w:val="Title"/>
              <w:jc w:val="left"/>
              <w:rPr>
                <w:rFonts w:asciiTheme="minorHAnsi" w:hAnsiTheme="minorHAnsi"/>
                <w:b/>
                <w:sz w:val="22"/>
                <w:szCs w:val="22"/>
              </w:rPr>
            </w:pPr>
            <w:r>
              <w:rPr>
                <w:rFonts w:asciiTheme="minorHAnsi" w:hAnsiTheme="minorHAnsi"/>
                <w:b/>
                <w:sz w:val="22"/>
                <w:szCs w:val="22"/>
              </w:rPr>
              <w:t>Relationship M</w:t>
            </w:r>
            <w:r w:rsidRPr="00B54B92">
              <w:rPr>
                <w:rFonts w:asciiTheme="minorHAnsi" w:hAnsiTheme="minorHAnsi"/>
                <w:b/>
                <w:sz w:val="22"/>
                <w:szCs w:val="22"/>
              </w:rPr>
              <w:t>anager</w:t>
            </w:r>
          </w:p>
        </w:tc>
        <w:tc>
          <w:tcPr>
            <w:tcW w:w="5220" w:type="dxa"/>
            <w:tcBorders>
              <w:top w:val="single" w:sz="4" w:space="0" w:color="003366"/>
              <w:bottom w:val="single" w:sz="4" w:space="0" w:color="003366"/>
              <w:right w:val="single" w:sz="4" w:space="0" w:color="003366"/>
            </w:tcBorders>
            <w:shd w:val="clear" w:color="auto" w:fill="auto"/>
          </w:tcPr>
          <w:p w14:paraId="561B077E" w14:textId="7C2C3BD1" w:rsidR="00433184" w:rsidRPr="004F7DE8" w:rsidRDefault="00114686" w:rsidP="002A0B54">
            <w:pPr>
              <w:pStyle w:val="Title"/>
              <w:cnfStyle w:val="000000100000" w:firstRow="0" w:lastRow="0" w:firstColumn="0" w:lastColumn="0" w:oddVBand="0" w:evenVBand="0" w:oddHBand="1" w:evenHBand="0" w:firstRowFirstColumn="0" w:firstRowLastColumn="0" w:lastRowFirstColumn="0" w:lastRowLastColumn="0"/>
              <w:rPr>
                <w:rFonts w:asciiTheme="minorHAnsi" w:hAnsiTheme="minorHAnsi"/>
                <w:b w:val="0"/>
                <w:sz w:val="24"/>
              </w:rPr>
            </w:pPr>
            <w:r>
              <w:rPr>
                <w:rFonts w:asciiTheme="minorHAnsi" w:hAnsiTheme="minorHAnsi"/>
                <w:b w:val="0"/>
                <w:sz w:val="24"/>
              </w:rPr>
              <w:t xml:space="preserve">Sami </w:t>
            </w:r>
          </w:p>
        </w:tc>
      </w:tr>
    </w:tbl>
    <w:p w14:paraId="4837F72F" w14:textId="77777777" w:rsidR="001F7F7E" w:rsidRDefault="001F7F7E" w:rsidP="000C57F2">
      <w:pPr>
        <w:tabs>
          <w:tab w:val="center" w:pos="5233"/>
          <w:tab w:val="left" w:pos="8584"/>
        </w:tabs>
        <w:spacing w:after="360"/>
        <w:jc w:val="center"/>
        <w:rPr>
          <w:rFonts w:cs="Arial"/>
          <w:b/>
          <w:sz w:val="34"/>
          <w:szCs w:val="24"/>
        </w:rPr>
      </w:pPr>
    </w:p>
    <w:p w14:paraId="318B1CD5" w14:textId="77777777" w:rsidR="001F7F7E" w:rsidRDefault="001F7F7E">
      <w:pPr>
        <w:rPr>
          <w:rFonts w:cs="Arial"/>
          <w:b/>
          <w:sz w:val="34"/>
          <w:szCs w:val="24"/>
        </w:rPr>
      </w:pPr>
      <w:r>
        <w:rPr>
          <w:rFonts w:cs="Arial"/>
          <w:b/>
          <w:sz w:val="34"/>
          <w:szCs w:val="24"/>
        </w:rPr>
        <w:br w:type="page"/>
      </w:r>
    </w:p>
    <w:p w14:paraId="1F5262B2" w14:textId="26129281" w:rsidR="007A6F0D" w:rsidRPr="007A6F0D" w:rsidRDefault="000C57F2" w:rsidP="000C57F2">
      <w:pPr>
        <w:tabs>
          <w:tab w:val="center" w:pos="5233"/>
          <w:tab w:val="left" w:pos="8584"/>
        </w:tabs>
        <w:spacing w:after="360"/>
        <w:jc w:val="center"/>
        <w:rPr>
          <w:rFonts w:cs="Arial"/>
          <w:b/>
          <w:sz w:val="34"/>
          <w:szCs w:val="24"/>
        </w:rPr>
      </w:pPr>
      <w:r w:rsidRPr="007A6F0D">
        <w:rPr>
          <w:rFonts w:cs="Arial"/>
          <w:b/>
          <w:sz w:val="34"/>
          <w:szCs w:val="24"/>
        </w:rPr>
        <w:lastRenderedPageBreak/>
        <w:t>DOCUMENT APPROVAL</w:t>
      </w:r>
    </w:p>
    <w:p w14:paraId="36A118B6" w14:textId="77777777" w:rsidR="007A6F0D" w:rsidRPr="007A6F0D" w:rsidRDefault="007A6F0D" w:rsidP="000C57F2">
      <w:pPr>
        <w:ind w:firstLine="720"/>
        <w:rPr>
          <w:rFonts w:asciiTheme="minorHAnsi" w:hAnsiTheme="minorHAnsi" w:cs="Arial"/>
          <w:b/>
          <w:sz w:val="24"/>
          <w:u w:val="single"/>
        </w:rPr>
      </w:pPr>
      <w:r w:rsidRPr="007A6F0D">
        <w:rPr>
          <w:rFonts w:asciiTheme="minorHAnsi" w:hAnsiTheme="minorHAnsi" w:cs="Arial"/>
          <w:b/>
          <w:sz w:val="24"/>
          <w:u w:val="single"/>
        </w:rPr>
        <w:t>Version History</w:t>
      </w:r>
    </w:p>
    <w:tbl>
      <w:tblPr>
        <w:tblStyle w:val="TableGrid"/>
        <w:tblW w:w="9990" w:type="dxa"/>
        <w:tblInd w:w="715" w:type="dxa"/>
        <w:tblLook w:val="04A0" w:firstRow="1" w:lastRow="0" w:firstColumn="1" w:lastColumn="0" w:noHBand="0" w:noVBand="1"/>
      </w:tblPr>
      <w:tblGrid>
        <w:gridCol w:w="1278"/>
        <w:gridCol w:w="1530"/>
        <w:gridCol w:w="2340"/>
        <w:gridCol w:w="4842"/>
      </w:tblGrid>
      <w:tr w:rsidR="007A6F0D" w:rsidRPr="007A6F0D" w14:paraId="33889A29" w14:textId="77777777" w:rsidTr="278DAE5B">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5D3DD3FC"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Version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27FA4A88"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Dated</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480A1108"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 xml:space="preserve">Updated by </w:t>
            </w:r>
          </w:p>
        </w:tc>
        <w:tc>
          <w:tcPr>
            <w:tcW w:w="48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453C40A4"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Change</w:t>
            </w:r>
          </w:p>
        </w:tc>
      </w:tr>
      <w:tr w:rsidR="007A6F0D" w:rsidRPr="007A6F0D" w14:paraId="4D52C9FA" w14:textId="77777777" w:rsidTr="278DAE5B">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EF4C8" w14:textId="7FBAD320" w:rsidR="007A6F0D" w:rsidRPr="007A6F0D" w:rsidRDefault="009011A3" w:rsidP="002A0B54">
            <w:pPr>
              <w:rPr>
                <w:rFonts w:asciiTheme="minorHAnsi" w:eastAsiaTheme="majorEastAsia" w:hAnsiTheme="minorHAnsi" w:cs="Arial"/>
              </w:rPr>
            </w:pPr>
            <w:r>
              <w:rPr>
                <w:rFonts w:asciiTheme="minorHAnsi" w:eastAsiaTheme="majorEastAsia" w:hAnsiTheme="minorHAnsi" w:cs="Arial"/>
              </w:rPr>
              <w:t>1.0</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5166FB" w14:textId="0799BC1C" w:rsidR="007A6F0D" w:rsidRPr="007A6F0D" w:rsidRDefault="000B2A1B" w:rsidP="002A0B54">
            <w:pPr>
              <w:rPr>
                <w:rFonts w:asciiTheme="minorHAnsi" w:eastAsiaTheme="majorEastAsia" w:hAnsiTheme="minorHAnsi" w:cs="Arial"/>
              </w:rPr>
            </w:pPr>
            <w:r>
              <w:rPr>
                <w:rFonts w:asciiTheme="minorHAnsi" w:eastAsiaTheme="majorEastAsia" w:hAnsiTheme="minorHAnsi" w:cs="Arial"/>
              </w:rPr>
              <w:t>06</w:t>
            </w:r>
            <w:r w:rsidR="000A4A29">
              <w:rPr>
                <w:rFonts w:asciiTheme="minorHAnsi" w:eastAsiaTheme="majorEastAsia" w:hAnsiTheme="minorHAnsi" w:cs="Arial"/>
              </w:rPr>
              <w:t>-</w:t>
            </w:r>
            <w:r>
              <w:rPr>
                <w:rFonts w:asciiTheme="minorHAnsi" w:eastAsiaTheme="majorEastAsia" w:hAnsiTheme="minorHAnsi" w:cs="Arial"/>
              </w:rPr>
              <w:t>Feb</w:t>
            </w:r>
            <w:r w:rsidR="000A4A29">
              <w:rPr>
                <w:rFonts w:asciiTheme="minorHAnsi" w:eastAsiaTheme="majorEastAsia" w:hAnsiTheme="minorHAnsi" w:cs="Arial"/>
              </w:rPr>
              <w:t>-202</w:t>
            </w:r>
            <w:r w:rsidR="004B5E68">
              <w:rPr>
                <w:rFonts w:asciiTheme="minorHAnsi" w:eastAsiaTheme="majorEastAsia" w:hAnsiTheme="minorHAnsi" w:cs="Arial"/>
              </w:rPr>
              <w:t>4</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E8B294" w14:textId="2F962DC0" w:rsidR="007A6F0D" w:rsidRPr="007A6F0D" w:rsidRDefault="00B50ACF" w:rsidP="002A0B54">
            <w:pPr>
              <w:rPr>
                <w:rFonts w:asciiTheme="minorHAnsi" w:eastAsiaTheme="majorEastAsia" w:hAnsiTheme="minorHAnsi" w:cs="Arial"/>
              </w:rPr>
            </w:pPr>
            <w:r>
              <w:rPr>
                <w:rFonts w:asciiTheme="minorHAnsi" w:eastAsiaTheme="majorEastAsia" w:hAnsiTheme="minorHAnsi" w:cs="Arial"/>
              </w:rPr>
              <w:t>NI Solution Design</w:t>
            </w:r>
          </w:p>
        </w:tc>
        <w:tc>
          <w:tcPr>
            <w:tcW w:w="4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7BA4B" w14:textId="043BCC6D" w:rsidR="007A6F0D" w:rsidRPr="007A6F0D" w:rsidRDefault="00B50ACF" w:rsidP="002A0B54">
            <w:pPr>
              <w:rPr>
                <w:rFonts w:asciiTheme="minorHAnsi" w:eastAsiaTheme="majorEastAsia" w:hAnsiTheme="minorHAnsi" w:cs="Arial"/>
              </w:rPr>
            </w:pPr>
            <w:r>
              <w:rPr>
                <w:rFonts w:asciiTheme="minorHAnsi" w:eastAsiaTheme="majorEastAsia" w:hAnsiTheme="minorHAnsi" w:cs="Arial"/>
              </w:rPr>
              <w:t>Draft version</w:t>
            </w:r>
          </w:p>
        </w:tc>
      </w:tr>
      <w:tr w:rsidR="00171C0D" w:rsidRPr="007A6F0D" w14:paraId="3B2DE4D2" w14:textId="77777777" w:rsidTr="278DAE5B">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1B6A09" w14:textId="526EE798" w:rsidR="00171C0D" w:rsidRPr="007A6F0D" w:rsidRDefault="00171C0D" w:rsidP="00171C0D">
            <w:pPr>
              <w:rPr>
                <w:rFonts w:asciiTheme="minorHAnsi" w:eastAsiaTheme="majorEastAsia" w:hAnsiTheme="minorHAnsi" w:cs="Arial"/>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FE2E4" w14:textId="41F79729" w:rsidR="00171C0D" w:rsidRPr="007A6F0D" w:rsidRDefault="00171C0D" w:rsidP="00171C0D">
            <w:pPr>
              <w:rPr>
                <w:rFonts w:asciiTheme="minorHAnsi" w:eastAsiaTheme="majorEastAsia" w:hAnsiTheme="minorHAnsi" w:cs="Arial"/>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015F9" w14:textId="4153ABEE" w:rsidR="00171C0D" w:rsidRPr="007A6F0D" w:rsidRDefault="00171C0D" w:rsidP="00171C0D">
            <w:pPr>
              <w:rPr>
                <w:rFonts w:asciiTheme="minorHAnsi" w:eastAsiaTheme="majorEastAsia" w:hAnsiTheme="minorHAnsi" w:cs="Arial"/>
              </w:rPr>
            </w:pPr>
          </w:p>
        </w:tc>
        <w:tc>
          <w:tcPr>
            <w:tcW w:w="4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7E6CC" w14:textId="18AD098A" w:rsidR="00E369C0" w:rsidRPr="00C302B1" w:rsidRDefault="00E369C0" w:rsidP="00E369C0">
            <w:pPr>
              <w:rPr>
                <w:rFonts w:asciiTheme="minorHAnsi" w:eastAsiaTheme="majorEastAsia" w:hAnsiTheme="minorHAnsi" w:cs="Arial"/>
              </w:rPr>
            </w:pPr>
          </w:p>
        </w:tc>
      </w:tr>
      <w:tr w:rsidR="00E369C0" w:rsidRPr="007A6F0D" w14:paraId="6943D2D2" w14:textId="77777777" w:rsidTr="278DAE5B">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BA7156" w14:textId="062A5873" w:rsidR="00E369C0" w:rsidRDefault="00E369C0" w:rsidP="00E369C0">
            <w:pPr>
              <w:rPr>
                <w:rFonts w:asciiTheme="minorHAnsi" w:eastAsiaTheme="majorEastAsia" w:hAnsiTheme="minorHAnsi" w:cs="Arial"/>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ADAA4" w14:textId="348C51C9" w:rsidR="00E369C0" w:rsidRDefault="00E369C0" w:rsidP="00E369C0">
            <w:pPr>
              <w:rPr>
                <w:rFonts w:asciiTheme="minorHAnsi" w:eastAsiaTheme="majorEastAsia" w:hAnsiTheme="minorHAnsi" w:cs="Arial"/>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C29CB9" w14:textId="35C3D342" w:rsidR="00E369C0" w:rsidRDefault="00E369C0" w:rsidP="00E369C0">
            <w:pPr>
              <w:rPr>
                <w:rFonts w:asciiTheme="minorHAnsi" w:eastAsiaTheme="majorEastAsia" w:hAnsiTheme="minorHAnsi" w:cs="Arial"/>
              </w:rPr>
            </w:pPr>
          </w:p>
        </w:tc>
        <w:tc>
          <w:tcPr>
            <w:tcW w:w="4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2233" w14:textId="03B79B0C" w:rsidR="00E369C0" w:rsidRDefault="00E369C0" w:rsidP="00E369C0">
            <w:pPr>
              <w:rPr>
                <w:rFonts w:asciiTheme="minorHAnsi" w:eastAsiaTheme="majorEastAsia" w:hAnsiTheme="minorHAnsi" w:cs="Arial"/>
              </w:rPr>
            </w:pPr>
          </w:p>
        </w:tc>
      </w:tr>
      <w:tr w:rsidR="00E369C0" w:rsidRPr="007A6F0D" w14:paraId="2A4434A4" w14:textId="77777777" w:rsidTr="278DAE5B">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DA196" w14:textId="5EF66441" w:rsidR="00E369C0" w:rsidRDefault="00E369C0" w:rsidP="278DAE5B">
            <w:pPr>
              <w:rPr>
                <w:rFonts w:asciiTheme="minorHAnsi" w:eastAsiaTheme="majorEastAsia" w:hAnsiTheme="minorHAnsi" w:cs="Arial"/>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CE0FF" w14:textId="0A8D049B" w:rsidR="00E369C0" w:rsidRDefault="00E369C0" w:rsidP="278DAE5B">
            <w:pPr>
              <w:rPr>
                <w:rFonts w:asciiTheme="minorHAnsi" w:eastAsiaTheme="majorEastAsia" w:hAnsiTheme="minorHAnsi" w:cs="Arial"/>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4086" w14:textId="2A39E82E" w:rsidR="00E369C0" w:rsidRDefault="00E369C0" w:rsidP="278DAE5B">
            <w:pPr>
              <w:rPr>
                <w:rFonts w:asciiTheme="minorHAnsi" w:eastAsiaTheme="majorEastAsia" w:hAnsiTheme="minorHAnsi" w:cs="Arial"/>
              </w:rPr>
            </w:pPr>
          </w:p>
        </w:tc>
        <w:tc>
          <w:tcPr>
            <w:tcW w:w="4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81CC3" w14:textId="218FF1BF" w:rsidR="00E369C0" w:rsidRDefault="00E369C0" w:rsidP="278DAE5B">
            <w:pPr>
              <w:rPr>
                <w:rFonts w:asciiTheme="minorHAnsi" w:eastAsiaTheme="majorEastAsia" w:hAnsiTheme="minorHAnsi" w:cs="Arial"/>
              </w:rPr>
            </w:pPr>
          </w:p>
        </w:tc>
      </w:tr>
      <w:tr w:rsidR="00201C1F" w:rsidRPr="007A6F0D" w14:paraId="101D729C" w14:textId="77777777" w:rsidTr="278DAE5B">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F48FD" w14:textId="192DC5FA" w:rsidR="00201C1F" w:rsidRPr="278DAE5B" w:rsidRDefault="00201C1F" w:rsidP="278DAE5B">
            <w:pPr>
              <w:rPr>
                <w:rFonts w:asciiTheme="minorHAnsi" w:eastAsiaTheme="majorEastAsia" w:hAnsiTheme="minorHAnsi" w:cs="Arial"/>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FCCCD" w14:textId="1EE38338" w:rsidR="00201C1F" w:rsidRPr="278DAE5B" w:rsidRDefault="00201C1F" w:rsidP="278DAE5B">
            <w:pPr>
              <w:rPr>
                <w:rFonts w:asciiTheme="minorHAnsi" w:eastAsiaTheme="majorEastAsia" w:hAnsiTheme="minorHAnsi" w:cs="Arial"/>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00CBD5" w14:textId="64835F15" w:rsidR="00201C1F" w:rsidRPr="278DAE5B" w:rsidRDefault="00201C1F" w:rsidP="278DAE5B">
            <w:pPr>
              <w:rPr>
                <w:rFonts w:asciiTheme="minorHAnsi" w:eastAsiaTheme="majorEastAsia" w:hAnsiTheme="minorHAnsi" w:cs="Arial"/>
              </w:rPr>
            </w:pPr>
          </w:p>
        </w:tc>
        <w:tc>
          <w:tcPr>
            <w:tcW w:w="4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891C7" w14:textId="2D71096D" w:rsidR="00201C1F" w:rsidRPr="278DAE5B" w:rsidRDefault="00201C1F" w:rsidP="278DAE5B">
            <w:pPr>
              <w:rPr>
                <w:rFonts w:asciiTheme="minorHAnsi" w:eastAsiaTheme="majorEastAsia" w:hAnsiTheme="minorHAnsi" w:cs="Arial"/>
              </w:rPr>
            </w:pPr>
          </w:p>
        </w:tc>
      </w:tr>
    </w:tbl>
    <w:p w14:paraId="3781D6A9" w14:textId="77777777" w:rsidR="007A6F0D" w:rsidRPr="007A6F0D" w:rsidRDefault="007A6F0D" w:rsidP="000C57F2">
      <w:pPr>
        <w:spacing w:before="720"/>
        <w:ind w:firstLine="720"/>
        <w:rPr>
          <w:rFonts w:asciiTheme="minorHAnsi" w:hAnsiTheme="minorHAnsi" w:cs="Arial"/>
          <w:b/>
          <w:sz w:val="24"/>
          <w:u w:val="single"/>
        </w:rPr>
      </w:pPr>
      <w:r w:rsidRPr="007A6F0D">
        <w:rPr>
          <w:rFonts w:asciiTheme="minorHAnsi" w:hAnsiTheme="minorHAnsi" w:cs="Arial"/>
          <w:b/>
          <w:sz w:val="24"/>
          <w:u w:val="single"/>
        </w:rPr>
        <w:t>NI Representative</w:t>
      </w:r>
    </w:p>
    <w:tbl>
      <w:tblPr>
        <w:tblStyle w:val="TableGrid"/>
        <w:tblW w:w="9288" w:type="dxa"/>
        <w:tblInd w:w="715" w:type="dxa"/>
        <w:tblLook w:val="04A0" w:firstRow="1" w:lastRow="0" w:firstColumn="1" w:lastColumn="0" w:noHBand="0" w:noVBand="1"/>
      </w:tblPr>
      <w:tblGrid>
        <w:gridCol w:w="1908"/>
        <w:gridCol w:w="3420"/>
        <w:gridCol w:w="3960"/>
      </w:tblGrid>
      <w:tr w:rsidR="007A6F0D" w:rsidRPr="007A6F0D" w14:paraId="723B12F8" w14:textId="77777777" w:rsidTr="000C57F2">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0B14D49C"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Name</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392D2C87"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 xml:space="preserve">Position / Title </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1512184E" w14:textId="77777777" w:rsidR="007A6F0D" w:rsidRPr="007A6F0D" w:rsidRDefault="007A6F0D" w:rsidP="002A0B54">
            <w:pP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 xml:space="preserve">Signoff Requirement </w:t>
            </w:r>
          </w:p>
        </w:tc>
      </w:tr>
      <w:tr w:rsidR="00DF742F" w:rsidRPr="007A6F0D" w14:paraId="452CD618" w14:textId="77777777" w:rsidTr="000C57F2">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E9D9B" w14:textId="76576D98" w:rsidR="00DF742F" w:rsidRPr="007A6F0D" w:rsidRDefault="00DF742F" w:rsidP="00DF742F">
            <w:pPr>
              <w:rPr>
                <w:rFonts w:asciiTheme="minorHAnsi" w:eastAsiaTheme="majorEastAsia" w:hAnsiTheme="minorHAnsi" w:cs="Arial"/>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12D55" w14:textId="1A20C5F8" w:rsidR="00DF742F" w:rsidRPr="007A6F0D" w:rsidRDefault="00DF742F" w:rsidP="00DF742F">
            <w:pPr>
              <w:rPr>
                <w:rFonts w:asciiTheme="minorHAnsi" w:eastAsiaTheme="majorEastAsia" w:hAnsiTheme="minorHAnsi" w:cs="Arial"/>
              </w:rPr>
            </w:pP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24F08C" w14:textId="0639D7B1" w:rsidR="00DF742F" w:rsidRPr="007A6F0D" w:rsidRDefault="00DF742F" w:rsidP="00DF742F">
            <w:pPr>
              <w:rPr>
                <w:rFonts w:asciiTheme="minorHAnsi" w:eastAsiaTheme="majorEastAsia" w:hAnsiTheme="minorHAnsi" w:cs="Arial"/>
              </w:rPr>
            </w:pPr>
            <w:r>
              <w:rPr>
                <w:rFonts w:asciiTheme="minorHAnsi" w:eastAsiaTheme="majorEastAsia" w:hAnsiTheme="minorHAnsi" w:cs="Arial"/>
              </w:rPr>
              <w:t>Review</w:t>
            </w:r>
          </w:p>
        </w:tc>
      </w:tr>
      <w:tr w:rsidR="00DF742F" w:rsidRPr="007A6F0D" w14:paraId="540DE278" w14:textId="77777777" w:rsidTr="000C57F2">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E2923" w14:textId="0C76C702" w:rsidR="00DF742F" w:rsidRPr="007A6F0D" w:rsidRDefault="00DF742F" w:rsidP="00DF742F">
            <w:pPr>
              <w:rPr>
                <w:rFonts w:asciiTheme="minorHAnsi" w:eastAsiaTheme="majorEastAsia" w:hAnsiTheme="minorHAnsi" w:cs="Arial"/>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D1C6C" w14:textId="13144A65" w:rsidR="00DF742F" w:rsidRPr="007A6F0D" w:rsidRDefault="00DF742F" w:rsidP="00DF742F">
            <w:pPr>
              <w:rPr>
                <w:rFonts w:asciiTheme="minorHAnsi" w:eastAsiaTheme="majorEastAsia" w:hAnsiTheme="minorHAnsi" w:cs="Arial"/>
              </w:rPr>
            </w:pP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84CFA" w14:textId="23A8D066" w:rsidR="00DF742F" w:rsidRPr="007A6F0D" w:rsidRDefault="00DF742F" w:rsidP="00DF742F">
            <w:pPr>
              <w:rPr>
                <w:rFonts w:asciiTheme="minorHAnsi" w:eastAsiaTheme="majorEastAsia" w:hAnsiTheme="minorHAnsi" w:cs="Arial"/>
              </w:rPr>
            </w:pPr>
            <w:r>
              <w:rPr>
                <w:rFonts w:asciiTheme="minorHAnsi" w:eastAsiaTheme="majorEastAsia" w:hAnsiTheme="minorHAnsi" w:cs="Arial"/>
              </w:rPr>
              <w:t>Review</w:t>
            </w:r>
          </w:p>
        </w:tc>
      </w:tr>
      <w:tr w:rsidR="00A90B90" w:rsidRPr="007A6F0D" w14:paraId="0F43B084" w14:textId="77777777" w:rsidTr="000C57F2">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05A43" w14:textId="4E8DCBFC" w:rsidR="00A90B90" w:rsidRDefault="00A90B90" w:rsidP="00DF742F">
            <w:pPr>
              <w:rPr>
                <w:rFonts w:asciiTheme="minorHAnsi" w:eastAsiaTheme="majorEastAsia" w:hAnsiTheme="minorHAnsi" w:cs="Arial"/>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36FD0" w14:textId="43BD41B0" w:rsidR="00A90B90" w:rsidRDefault="00A90B90" w:rsidP="00DF742F">
            <w:pPr>
              <w:rPr>
                <w:rFonts w:asciiTheme="minorHAnsi" w:eastAsiaTheme="majorEastAsia" w:hAnsiTheme="minorHAnsi" w:cs="Arial"/>
              </w:rPr>
            </w:pP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57699" w14:textId="576377CE" w:rsidR="00A90B90" w:rsidRDefault="00A90B90" w:rsidP="00DF742F">
            <w:pPr>
              <w:rPr>
                <w:rFonts w:asciiTheme="minorHAnsi" w:eastAsiaTheme="majorEastAsia" w:hAnsiTheme="minorHAnsi" w:cs="Arial"/>
              </w:rPr>
            </w:pPr>
            <w:r>
              <w:rPr>
                <w:rFonts w:asciiTheme="minorHAnsi" w:eastAsiaTheme="majorEastAsia" w:hAnsiTheme="minorHAnsi" w:cs="Arial"/>
              </w:rPr>
              <w:t>Review</w:t>
            </w:r>
          </w:p>
        </w:tc>
      </w:tr>
    </w:tbl>
    <w:p w14:paraId="3BAD9A8A" w14:textId="1C6A0504" w:rsidR="007A6F0D" w:rsidRDefault="007A6F0D" w:rsidP="000B1AEE">
      <w:pPr>
        <w:spacing w:before="720"/>
      </w:pPr>
    </w:p>
    <w:p w14:paraId="47DA3D39" w14:textId="183B8BE3" w:rsidR="000B1AEE" w:rsidRPr="007A6F0D" w:rsidRDefault="004B5E68" w:rsidP="000B1AEE">
      <w:pPr>
        <w:spacing w:before="720"/>
        <w:ind w:firstLine="720"/>
        <w:rPr>
          <w:rFonts w:asciiTheme="minorHAnsi" w:hAnsiTheme="minorHAnsi" w:cs="Arial"/>
          <w:b/>
          <w:sz w:val="24"/>
          <w:u w:val="single"/>
        </w:rPr>
      </w:pPr>
      <w:r>
        <w:rPr>
          <w:rFonts w:asciiTheme="minorHAnsi" w:hAnsiTheme="minorHAnsi" w:cs="Arial"/>
          <w:b/>
          <w:sz w:val="24"/>
          <w:u w:val="single"/>
        </w:rPr>
        <w:t>Al Ansari</w:t>
      </w:r>
      <w:r w:rsidR="000B1AEE" w:rsidRPr="007A6F0D">
        <w:rPr>
          <w:rFonts w:asciiTheme="minorHAnsi" w:hAnsiTheme="minorHAnsi" w:cs="Arial"/>
          <w:b/>
          <w:sz w:val="24"/>
          <w:u w:val="single"/>
        </w:rPr>
        <w:t xml:space="preserve"> Representative</w:t>
      </w:r>
      <w:r w:rsidR="000B1AEE">
        <w:rPr>
          <w:rFonts w:asciiTheme="minorHAnsi" w:hAnsiTheme="minorHAnsi" w:cs="Arial"/>
          <w:b/>
          <w:sz w:val="24"/>
          <w:u w:val="single"/>
        </w:rPr>
        <w:t>s</w:t>
      </w:r>
    </w:p>
    <w:tbl>
      <w:tblPr>
        <w:tblStyle w:val="TableGrid"/>
        <w:tblW w:w="9288" w:type="dxa"/>
        <w:tblInd w:w="715" w:type="dxa"/>
        <w:tblLook w:val="04A0" w:firstRow="1" w:lastRow="0" w:firstColumn="1" w:lastColumn="0" w:noHBand="0" w:noVBand="1"/>
      </w:tblPr>
      <w:tblGrid>
        <w:gridCol w:w="1908"/>
        <w:gridCol w:w="3420"/>
        <w:gridCol w:w="3960"/>
      </w:tblGrid>
      <w:tr w:rsidR="000B1AEE" w:rsidRPr="007A6F0D" w14:paraId="562903BD" w14:textId="77777777" w:rsidTr="00A55E51">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1A6B7D70" w14:textId="77777777" w:rsidR="000B1AEE" w:rsidRPr="007A6F0D" w:rsidRDefault="000B1AEE" w:rsidP="00FB0E70">
            <w:pPr>
              <w:jc w:val="cente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Name</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28B80157" w14:textId="65503322" w:rsidR="000B1AEE" w:rsidRPr="007A6F0D" w:rsidRDefault="000B1AEE" w:rsidP="00FB0E70">
            <w:pPr>
              <w:jc w:val="cente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Position / Title</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36181D4E" w14:textId="75213BC3" w:rsidR="000B1AEE" w:rsidRPr="007A6F0D" w:rsidRDefault="000B1AEE" w:rsidP="00FB0E70">
            <w:pPr>
              <w:jc w:val="center"/>
              <w:rPr>
                <w:rFonts w:asciiTheme="minorHAnsi" w:eastAsiaTheme="majorEastAsia" w:hAnsiTheme="minorHAnsi" w:cs="Arial"/>
                <w:b/>
                <w:color w:val="FFFFFF" w:themeColor="background1"/>
              </w:rPr>
            </w:pPr>
            <w:r w:rsidRPr="007A6F0D">
              <w:rPr>
                <w:rFonts w:asciiTheme="minorHAnsi" w:eastAsiaTheme="majorEastAsia" w:hAnsiTheme="minorHAnsi" w:cs="Arial"/>
                <w:b/>
                <w:color w:val="FFFFFF" w:themeColor="background1"/>
              </w:rPr>
              <w:t>Signoff</w:t>
            </w:r>
          </w:p>
        </w:tc>
      </w:tr>
      <w:tr w:rsidR="000B1AEE" w:rsidRPr="007A6F0D" w14:paraId="5D49A34B" w14:textId="77777777" w:rsidTr="00EC04AD">
        <w:trPr>
          <w:trHeight w:val="161"/>
        </w:trPr>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8151A8" w14:textId="1BB84CF7" w:rsidR="000B1AEE" w:rsidRPr="007A6F0D" w:rsidRDefault="000B1AEE" w:rsidP="00A55E51">
            <w:pPr>
              <w:rPr>
                <w:rFonts w:asciiTheme="minorHAnsi" w:eastAsiaTheme="majorEastAsia" w:hAnsiTheme="minorHAnsi" w:cs="Arial"/>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269EBB" w14:textId="3F723717" w:rsidR="000B1AEE" w:rsidRPr="007A6F0D" w:rsidRDefault="000B1AEE" w:rsidP="00A55E51">
            <w:pPr>
              <w:rPr>
                <w:rFonts w:asciiTheme="minorHAnsi" w:eastAsiaTheme="majorEastAsia" w:hAnsiTheme="minorHAnsi" w:cs="Arial"/>
              </w:rPr>
            </w:pP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439C8" w14:textId="6821516E" w:rsidR="000B1AEE" w:rsidRPr="007A6F0D" w:rsidRDefault="000B1AEE" w:rsidP="00A55E51">
            <w:pPr>
              <w:rPr>
                <w:rFonts w:asciiTheme="minorHAnsi" w:eastAsiaTheme="majorEastAsia" w:hAnsiTheme="minorHAnsi" w:cs="Arial"/>
              </w:rPr>
            </w:pPr>
          </w:p>
        </w:tc>
      </w:tr>
      <w:tr w:rsidR="000B1AEE" w:rsidRPr="007A6F0D" w14:paraId="11582448" w14:textId="77777777" w:rsidTr="00EC04AD">
        <w:trPr>
          <w:trHeight w:val="67"/>
        </w:trPr>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0A54D4" w14:textId="699036B6" w:rsidR="000B1AEE" w:rsidRPr="007A6F0D" w:rsidRDefault="000B1AEE" w:rsidP="00A55E51">
            <w:pPr>
              <w:rPr>
                <w:rFonts w:asciiTheme="minorHAnsi" w:eastAsiaTheme="majorEastAsia" w:hAnsiTheme="minorHAnsi" w:cs="Arial"/>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652806" w14:textId="086D70E2" w:rsidR="000B1AEE" w:rsidRPr="007A6F0D" w:rsidRDefault="000B1AEE" w:rsidP="00A55E51">
            <w:pPr>
              <w:rPr>
                <w:rFonts w:asciiTheme="minorHAnsi" w:eastAsiaTheme="majorEastAsia" w:hAnsiTheme="minorHAnsi" w:cs="Arial"/>
              </w:rPr>
            </w:pP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D5450" w14:textId="46689AEF" w:rsidR="000B1AEE" w:rsidRPr="007A6F0D" w:rsidRDefault="000B1AEE" w:rsidP="00A55E51">
            <w:pPr>
              <w:rPr>
                <w:rFonts w:asciiTheme="minorHAnsi" w:eastAsiaTheme="majorEastAsia" w:hAnsiTheme="minorHAnsi" w:cs="Arial"/>
              </w:rPr>
            </w:pPr>
          </w:p>
        </w:tc>
      </w:tr>
      <w:tr w:rsidR="000B1AEE" w:rsidRPr="007A6F0D" w14:paraId="6E642A5D" w14:textId="77777777" w:rsidTr="00EC04AD">
        <w:trPr>
          <w:trHeight w:val="67"/>
        </w:trPr>
        <w:tc>
          <w:tcPr>
            <w:tcW w:w="19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749FDD" w14:textId="140C53EF" w:rsidR="000B1AEE" w:rsidRDefault="000B1AEE" w:rsidP="00A55E51">
            <w:pPr>
              <w:rPr>
                <w:rFonts w:asciiTheme="minorHAnsi" w:eastAsiaTheme="majorEastAsia" w:hAnsiTheme="minorHAnsi" w:cs="Arial"/>
              </w:rPr>
            </w:pP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5ECF3" w14:textId="5C8FCF30" w:rsidR="000B1AEE" w:rsidRDefault="000B1AEE" w:rsidP="00A55E51">
            <w:pPr>
              <w:rPr>
                <w:rFonts w:asciiTheme="minorHAnsi" w:eastAsiaTheme="majorEastAsia" w:hAnsiTheme="minorHAnsi" w:cs="Arial"/>
              </w:rPr>
            </w:pP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164C" w14:textId="771193C7" w:rsidR="000B1AEE" w:rsidRDefault="000B1AEE" w:rsidP="00A55E51">
            <w:pPr>
              <w:rPr>
                <w:rFonts w:asciiTheme="minorHAnsi" w:eastAsiaTheme="majorEastAsia" w:hAnsiTheme="minorHAnsi" w:cs="Arial"/>
              </w:rPr>
            </w:pPr>
          </w:p>
        </w:tc>
      </w:tr>
    </w:tbl>
    <w:p w14:paraId="13BA19F0" w14:textId="77777777" w:rsidR="000B1AEE" w:rsidRDefault="000B1AEE" w:rsidP="000B1AEE">
      <w:pPr>
        <w:spacing w:before="720"/>
        <w:ind w:firstLine="720"/>
        <w:rPr>
          <w:rFonts w:eastAsiaTheme="majorEastAsia"/>
          <w:b/>
          <w:sz w:val="32"/>
          <w:szCs w:val="32"/>
        </w:rPr>
      </w:pPr>
      <w:r>
        <w:br w:type="page"/>
      </w:r>
    </w:p>
    <w:sdt>
      <w:sdtPr>
        <w:rPr>
          <w:rFonts w:ascii="Calibri" w:eastAsiaTheme="minorHAnsi" w:hAnsi="Calibri"/>
          <w:b w:val="0"/>
          <w:sz w:val="22"/>
          <w:szCs w:val="22"/>
        </w:rPr>
        <w:id w:val="294075130"/>
        <w:docPartObj>
          <w:docPartGallery w:val="Table of Contents"/>
          <w:docPartUnique/>
        </w:docPartObj>
      </w:sdtPr>
      <w:sdtEndPr/>
      <w:sdtContent>
        <w:p w14:paraId="0E0E7E52" w14:textId="77777777" w:rsidR="004B6FFA" w:rsidRDefault="1FCB63AE" w:rsidP="1FCB63AE">
          <w:pPr>
            <w:pStyle w:val="TOCHeading"/>
            <w:jc w:val="center"/>
            <w:rPr>
              <w:sz w:val="32"/>
            </w:rPr>
          </w:pPr>
          <w:r w:rsidRPr="1FCB63AE">
            <w:rPr>
              <w:sz w:val="32"/>
            </w:rPr>
            <w:t>Table of Contents</w:t>
          </w:r>
        </w:p>
        <w:p w14:paraId="5D10CFA0" w14:textId="77777777" w:rsidR="004B6FFA" w:rsidRDefault="004B6FFA" w:rsidP="004B6FFA"/>
        <w:p w14:paraId="68FA2409" w14:textId="77777777" w:rsidR="004B6FFA" w:rsidRPr="004B6FFA" w:rsidRDefault="004B6FFA" w:rsidP="004B6FFA"/>
        <w:p w14:paraId="2E88FB44" w14:textId="62EEDCF5" w:rsidR="00DD73CA" w:rsidRDefault="1FCB63AE">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r>
            <w:fldChar w:fldCharType="begin"/>
          </w:r>
          <w:r w:rsidR="004B6FFA">
            <w:instrText>TOC \o "1-3" \h \z \u</w:instrText>
          </w:r>
          <w:r>
            <w:fldChar w:fldCharType="separate"/>
          </w:r>
          <w:hyperlink w:anchor="_Toc158072695" w:history="1">
            <w:r w:rsidR="00DD73CA" w:rsidRPr="00D21821">
              <w:rPr>
                <w:rStyle w:val="Hyperlink"/>
                <w:noProof/>
              </w:rPr>
              <w:t>1</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Requirement</w:t>
            </w:r>
            <w:r w:rsidR="00DD73CA">
              <w:rPr>
                <w:noProof/>
                <w:webHidden/>
              </w:rPr>
              <w:tab/>
            </w:r>
            <w:r w:rsidR="00DD73CA">
              <w:rPr>
                <w:noProof/>
                <w:webHidden/>
              </w:rPr>
              <w:fldChar w:fldCharType="begin"/>
            </w:r>
            <w:r w:rsidR="00DD73CA">
              <w:rPr>
                <w:noProof/>
                <w:webHidden/>
              </w:rPr>
              <w:instrText xml:space="preserve"> PAGEREF _Toc158072695 \h </w:instrText>
            </w:r>
            <w:r w:rsidR="00DD73CA">
              <w:rPr>
                <w:noProof/>
                <w:webHidden/>
              </w:rPr>
            </w:r>
            <w:r w:rsidR="00DD73CA">
              <w:rPr>
                <w:noProof/>
                <w:webHidden/>
              </w:rPr>
              <w:fldChar w:fldCharType="separate"/>
            </w:r>
            <w:r w:rsidR="00DD73CA">
              <w:rPr>
                <w:noProof/>
                <w:webHidden/>
              </w:rPr>
              <w:t>5</w:t>
            </w:r>
            <w:r w:rsidR="00DD73CA">
              <w:rPr>
                <w:noProof/>
                <w:webHidden/>
              </w:rPr>
              <w:fldChar w:fldCharType="end"/>
            </w:r>
          </w:hyperlink>
        </w:p>
        <w:p w14:paraId="581C1D4B" w14:textId="5B825615"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696" w:history="1">
            <w:r w:rsidR="00DD73CA" w:rsidRPr="00D21821">
              <w:rPr>
                <w:rStyle w:val="Hyperlink"/>
                <w:noProof/>
              </w:rPr>
              <w:t>2</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Glossary of Terms</w:t>
            </w:r>
            <w:r w:rsidR="00DD73CA">
              <w:rPr>
                <w:noProof/>
                <w:webHidden/>
              </w:rPr>
              <w:tab/>
            </w:r>
            <w:r w:rsidR="00DD73CA">
              <w:rPr>
                <w:noProof/>
                <w:webHidden/>
              </w:rPr>
              <w:fldChar w:fldCharType="begin"/>
            </w:r>
            <w:r w:rsidR="00DD73CA">
              <w:rPr>
                <w:noProof/>
                <w:webHidden/>
              </w:rPr>
              <w:instrText xml:space="preserve"> PAGEREF _Toc158072696 \h </w:instrText>
            </w:r>
            <w:r w:rsidR="00DD73CA">
              <w:rPr>
                <w:noProof/>
                <w:webHidden/>
              </w:rPr>
            </w:r>
            <w:r w:rsidR="00DD73CA">
              <w:rPr>
                <w:noProof/>
                <w:webHidden/>
              </w:rPr>
              <w:fldChar w:fldCharType="separate"/>
            </w:r>
            <w:r w:rsidR="00DD73CA">
              <w:rPr>
                <w:noProof/>
                <w:webHidden/>
              </w:rPr>
              <w:t>5</w:t>
            </w:r>
            <w:r w:rsidR="00DD73CA">
              <w:rPr>
                <w:noProof/>
                <w:webHidden/>
              </w:rPr>
              <w:fldChar w:fldCharType="end"/>
            </w:r>
          </w:hyperlink>
        </w:p>
        <w:p w14:paraId="499CABEC" w14:textId="3D3B72F1"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697" w:history="1">
            <w:r w:rsidR="00DD73CA" w:rsidRPr="00D21821">
              <w:rPr>
                <w:rStyle w:val="Hyperlink"/>
                <w:noProof/>
              </w:rPr>
              <w:t>3</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High level Scope</w:t>
            </w:r>
            <w:r w:rsidR="00DD73CA">
              <w:rPr>
                <w:noProof/>
                <w:webHidden/>
              </w:rPr>
              <w:tab/>
            </w:r>
            <w:r w:rsidR="00DD73CA">
              <w:rPr>
                <w:noProof/>
                <w:webHidden/>
              </w:rPr>
              <w:fldChar w:fldCharType="begin"/>
            </w:r>
            <w:r w:rsidR="00DD73CA">
              <w:rPr>
                <w:noProof/>
                <w:webHidden/>
              </w:rPr>
              <w:instrText xml:space="preserve"> PAGEREF _Toc158072697 \h </w:instrText>
            </w:r>
            <w:r w:rsidR="00DD73CA">
              <w:rPr>
                <w:noProof/>
                <w:webHidden/>
              </w:rPr>
            </w:r>
            <w:r w:rsidR="00DD73CA">
              <w:rPr>
                <w:noProof/>
                <w:webHidden/>
              </w:rPr>
              <w:fldChar w:fldCharType="separate"/>
            </w:r>
            <w:r w:rsidR="00DD73CA">
              <w:rPr>
                <w:noProof/>
                <w:webHidden/>
              </w:rPr>
              <w:t>5</w:t>
            </w:r>
            <w:r w:rsidR="00DD73CA">
              <w:rPr>
                <w:noProof/>
                <w:webHidden/>
              </w:rPr>
              <w:fldChar w:fldCharType="end"/>
            </w:r>
          </w:hyperlink>
        </w:p>
        <w:p w14:paraId="1A7C693C" w14:textId="76FF129A"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698" w:history="1">
            <w:r w:rsidR="00DD73CA" w:rsidRPr="00D21821">
              <w:rPr>
                <w:rStyle w:val="Hyperlink"/>
                <w:noProof/>
              </w:rPr>
              <w:t>4</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Solution Overview</w:t>
            </w:r>
            <w:r w:rsidR="00DD73CA">
              <w:rPr>
                <w:noProof/>
                <w:webHidden/>
              </w:rPr>
              <w:tab/>
            </w:r>
            <w:r w:rsidR="00DD73CA">
              <w:rPr>
                <w:noProof/>
                <w:webHidden/>
              </w:rPr>
              <w:fldChar w:fldCharType="begin"/>
            </w:r>
            <w:r w:rsidR="00DD73CA">
              <w:rPr>
                <w:noProof/>
                <w:webHidden/>
              </w:rPr>
              <w:instrText xml:space="preserve"> PAGEREF _Toc158072698 \h </w:instrText>
            </w:r>
            <w:r w:rsidR="00DD73CA">
              <w:rPr>
                <w:noProof/>
                <w:webHidden/>
              </w:rPr>
            </w:r>
            <w:r w:rsidR="00DD73CA">
              <w:rPr>
                <w:noProof/>
                <w:webHidden/>
              </w:rPr>
              <w:fldChar w:fldCharType="separate"/>
            </w:r>
            <w:r w:rsidR="00DD73CA">
              <w:rPr>
                <w:noProof/>
                <w:webHidden/>
              </w:rPr>
              <w:t>6</w:t>
            </w:r>
            <w:r w:rsidR="00DD73CA">
              <w:rPr>
                <w:noProof/>
                <w:webHidden/>
              </w:rPr>
              <w:fldChar w:fldCharType="end"/>
            </w:r>
          </w:hyperlink>
        </w:p>
        <w:p w14:paraId="31DDD6E0" w14:textId="46DC547D" w:rsidR="00DD73CA" w:rsidRDefault="00864005">
          <w:pPr>
            <w:pStyle w:val="TOC2"/>
            <w:rPr>
              <w:rFonts w:asciiTheme="minorHAnsi" w:eastAsiaTheme="minorEastAsia" w:hAnsiTheme="minorHAnsi" w:cstheme="minorBidi"/>
              <w:noProof/>
              <w:color w:val="auto"/>
              <w:kern w:val="2"/>
              <w14:ligatures w14:val="standardContextual"/>
            </w:rPr>
          </w:pPr>
          <w:hyperlink w:anchor="_Toc158072699" w:history="1">
            <w:r w:rsidR="00DD73CA" w:rsidRPr="00D21821">
              <w:rPr>
                <w:rStyle w:val="Hyperlink"/>
                <w:bCs/>
                <w:noProof/>
              </w:rPr>
              <w:t>4.1</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Architecture</w:t>
            </w:r>
            <w:r w:rsidR="00DD73CA">
              <w:rPr>
                <w:noProof/>
                <w:webHidden/>
              </w:rPr>
              <w:tab/>
            </w:r>
            <w:r w:rsidR="00DD73CA">
              <w:rPr>
                <w:noProof/>
                <w:webHidden/>
              </w:rPr>
              <w:fldChar w:fldCharType="begin"/>
            </w:r>
            <w:r w:rsidR="00DD73CA">
              <w:rPr>
                <w:noProof/>
                <w:webHidden/>
              </w:rPr>
              <w:instrText xml:space="preserve"> PAGEREF _Toc158072699 \h </w:instrText>
            </w:r>
            <w:r w:rsidR="00DD73CA">
              <w:rPr>
                <w:noProof/>
                <w:webHidden/>
              </w:rPr>
            </w:r>
            <w:r w:rsidR="00DD73CA">
              <w:rPr>
                <w:noProof/>
                <w:webHidden/>
              </w:rPr>
              <w:fldChar w:fldCharType="separate"/>
            </w:r>
            <w:r w:rsidR="00DD73CA">
              <w:rPr>
                <w:noProof/>
                <w:webHidden/>
              </w:rPr>
              <w:t>6</w:t>
            </w:r>
            <w:r w:rsidR="00DD73CA">
              <w:rPr>
                <w:noProof/>
                <w:webHidden/>
              </w:rPr>
              <w:fldChar w:fldCharType="end"/>
            </w:r>
          </w:hyperlink>
        </w:p>
        <w:p w14:paraId="26890C12" w14:textId="18AF351F" w:rsidR="00DD73CA" w:rsidRDefault="00864005">
          <w:pPr>
            <w:pStyle w:val="TOC2"/>
            <w:rPr>
              <w:rFonts w:asciiTheme="minorHAnsi" w:eastAsiaTheme="minorEastAsia" w:hAnsiTheme="minorHAnsi" w:cstheme="minorBidi"/>
              <w:noProof/>
              <w:color w:val="auto"/>
              <w:kern w:val="2"/>
              <w14:ligatures w14:val="standardContextual"/>
            </w:rPr>
          </w:pPr>
          <w:hyperlink w:anchor="_Toc158072700" w:history="1">
            <w:r w:rsidR="00DD73CA" w:rsidRPr="00D21821">
              <w:rPr>
                <w:rStyle w:val="Hyperlink"/>
                <w:bCs/>
                <w:noProof/>
              </w:rPr>
              <w:t>4.2</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Transaction Process</w:t>
            </w:r>
            <w:r w:rsidR="00DD73CA">
              <w:rPr>
                <w:noProof/>
                <w:webHidden/>
              </w:rPr>
              <w:tab/>
            </w:r>
            <w:r w:rsidR="00DD73CA">
              <w:rPr>
                <w:noProof/>
                <w:webHidden/>
              </w:rPr>
              <w:fldChar w:fldCharType="begin"/>
            </w:r>
            <w:r w:rsidR="00DD73CA">
              <w:rPr>
                <w:noProof/>
                <w:webHidden/>
              </w:rPr>
              <w:instrText xml:space="preserve"> PAGEREF _Toc158072700 \h </w:instrText>
            </w:r>
            <w:r w:rsidR="00DD73CA">
              <w:rPr>
                <w:noProof/>
                <w:webHidden/>
              </w:rPr>
            </w:r>
            <w:r w:rsidR="00DD73CA">
              <w:rPr>
                <w:noProof/>
                <w:webHidden/>
              </w:rPr>
              <w:fldChar w:fldCharType="separate"/>
            </w:r>
            <w:r w:rsidR="00DD73CA">
              <w:rPr>
                <w:noProof/>
                <w:webHidden/>
              </w:rPr>
              <w:t>6</w:t>
            </w:r>
            <w:r w:rsidR="00DD73CA">
              <w:rPr>
                <w:noProof/>
                <w:webHidden/>
              </w:rPr>
              <w:fldChar w:fldCharType="end"/>
            </w:r>
          </w:hyperlink>
        </w:p>
        <w:p w14:paraId="72A0C6F5" w14:textId="23C62738" w:rsidR="00DD73CA" w:rsidRDefault="00864005">
          <w:pPr>
            <w:pStyle w:val="TOC3"/>
            <w:rPr>
              <w:rFonts w:asciiTheme="minorHAnsi" w:eastAsiaTheme="minorEastAsia" w:hAnsiTheme="minorHAnsi" w:cstheme="minorBidi"/>
              <w:noProof/>
              <w:color w:val="auto"/>
              <w:kern w:val="2"/>
              <w14:ligatures w14:val="standardContextual"/>
            </w:rPr>
          </w:pPr>
          <w:hyperlink w:anchor="_Toc158072701" w:history="1">
            <w:r w:rsidR="00DD73CA" w:rsidRPr="00D21821">
              <w:rPr>
                <w:rStyle w:val="Hyperlink"/>
                <w:bCs/>
                <w:noProof/>
              </w:rPr>
              <w:t>4.2.1</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Stand In Process</w:t>
            </w:r>
            <w:r w:rsidR="00DD73CA">
              <w:rPr>
                <w:noProof/>
                <w:webHidden/>
              </w:rPr>
              <w:tab/>
            </w:r>
            <w:r w:rsidR="00DD73CA">
              <w:rPr>
                <w:noProof/>
                <w:webHidden/>
              </w:rPr>
              <w:fldChar w:fldCharType="begin"/>
            </w:r>
            <w:r w:rsidR="00DD73CA">
              <w:rPr>
                <w:noProof/>
                <w:webHidden/>
              </w:rPr>
              <w:instrText xml:space="preserve"> PAGEREF _Toc158072701 \h </w:instrText>
            </w:r>
            <w:r w:rsidR="00DD73CA">
              <w:rPr>
                <w:noProof/>
                <w:webHidden/>
              </w:rPr>
            </w:r>
            <w:r w:rsidR="00DD73CA">
              <w:rPr>
                <w:noProof/>
                <w:webHidden/>
              </w:rPr>
              <w:fldChar w:fldCharType="separate"/>
            </w:r>
            <w:r w:rsidR="00DD73CA">
              <w:rPr>
                <w:noProof/>
                <w:webHidden/>
              </w:rPr>
              <w:t>6</w:t>
            </w:r>
            <w:r w:rsidR="00DD73CA">
              <w:rPr>
                <w:noProof/>
                <w:webHidden/>
              </w:rPr>
              <w:fldChar w:fldCharType="end"/>
            </w:r>
          </w:hyperlink>
        </w:p>
        <w:p w14:paraId="1CFD9C98" w14:textId="07DE4C7F" w:rsidR="00DD73CA" w:rsidRDefault="00864005">
          <w:pPr>
            <w:pStyle w:val="TOC3"/>
            <w:rPr>
              <w:rFonts w:asciiTheme="minorHAnsi" w:eastAsiaTheme="minorEastAsia" w:hAnsiTheme="minorHAnsi" w:cstheme="minorBidi"/>
              <w:noProof/>
              <w:color w:val="auto"/>
              <w:kern w:val="2"/>
              <w14:ligatures w14:val="standardContextual"/>
            </w:rPr>
          </w:pPr>
          <w:hyperlink w:anchor="_Toc158072702" w:history="1">
            <w:r w:rsidR="00DD73CA" w:rsidRPr="00D21821">
              <w:rPr>
                <w:rStyle w:val="Hyperlink"/>
                <w:bCs/>
                <w:noProof/>
              </w:rPr>
              <w:t>4.2.2</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Transaction mapping</w:t>
            </w:r>
            <w:r w:rsidR="00DD73CA">
              <w:rPr>
                <w:noProof/>
                <w:webHidden/>
              </w:rPr>
              <w:tab/>
            </w:r>
            <w:r w:rsidR="00DD73CA">
              <w:rPr>
                <w:noProof/>
                <w:webHidden/>
              </w:rPr>
              <w:fldChar w:fldCharType="begin"/>
            </w:r>
            <w:r w:rsidR="00DD73CA">
              <w:rPr>
                <w:noProof/>
                <w:webHidden/>
              </w:rPr>
              <w:instrText xml:space="preserve"> PAGEREF _Toc158072702 \h </w:instrText>
            </w:r>
            <w:r w:rsidR="00DD73CA">
              <w:rPr>
                <w:noProof/>
                <w:webHidden/>
              </w:rPr>
            </w:r>
            <w:r w:rsidR="00DD73CA">
              <w:rPr>
                <w:noProof/>
                <w:webHidden/>
              </w:rPr>
              <w:fldChar w:fldCharType="separate"/>
            </w:r>
            <w:r w:rsidR="00DD73CA">
              <w:rPr>
                <w:noProof/>
                <w:webHidden/>
              </w:rPr>
              <w:t>6</w:t>
            </w:r>
            <w:r w:rsidR="00DD73CA">
              <w:rPr>
                <w:noProof/>
                <w:webHidden/>
              </w:rPr>
              <w:fldChar w:fldCharType="end"/>
            </w:r>
          </w:hyperlink>
        </w:p>
        <w:p w14:paraId="486D22CC" w14:textId="46873CC3" w:rsidR="00DD73CA" w:rsidRDefault="00864005">
          <w:pPr>
            <w:pStyle w:val="TOC3"/>
            <w:rPr>
              <w:rFonts w:asciiTheme="minorHAnsi" w:eastAsiaTheme="minorEastAsia" w:hAnsiTheme="minorHAnsi" w:cstheme="minorBidi"/>
              <w:noProof/>
              <w:color w:val="auto"/>
              <w:kern w:val="2"/>
              <w14:ligatures w14:val="standardContextual"/>
            </w:rPr>
          </w:pPr>
          <w:hyperlink w:anchor="_Toc158072703" w:history="1">
            <w:r w:rsidR="00DD73CA" w:rsidRPr="00D21821">
              <w:rPr>
                <w:rStyle w:val="Hyperlink"/>
                <w:bCs/>
                <w:noProof/>
              </w:rPr>
              <w:t>4.2.3</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Customer communication</w:t>
            </w:r>
            <w:r w:rsidR="00DD73CA">
              <w:rPr>
                <w:noProof/>
                <w:webHidden/>
              </w:rPr>
              <w:tab/>
            </w:r>
            <w:r w:rsidR="00DD73CA">
              <w:rPr>
                <w:noProof/>
                <w:webHidden/>
              </w:rPr>
              <w:fldChar w:fldCharType="begin"/>
            </w:r>
            <w:r w:rsidR="00DD73CA">
              <w:rPr>
                <w:noProof/>
                <w:webHidden/>
              </w:rPr>
              <w:instrText xml:space="preserve"> PAGEREF _Toc158072703 \h </w:instrText>
            </w:r>
            <w:r w:rsidR="00DD73CA">
              <w:rPr>
                <w:noProof/>
                <w:webHidden/>
              </w:rPr>
            </w:r>
            <w:r w:rsidR="00DD73CA">
              <w:rPr>
                <w:noProof/>
                <w:webHidden/>
              </w:rPr>
              <w:fldChar w:fldCharType="separate"/>
            </w:r>
            <w:r w:rsidR="00DD73CA">
              <w:rPr>
                <w:noProof/>
                <w:webHidden/>
              </w:rPr>
              <w:t>7</w:t>
            </w:r>
            <w:r w:rsidR="00DD73CA">
              <w:rPr>
                <w:noProof/>
                <w:webHidden/>
              </w:rPr>
              <w:fldChar w:fldCharType="end"/>
            </w:r>
          </w:hyperlink>
        </w:p>
        <w:p w14:paraId="1DDCD310" w14:textId="6DDAEAFF" w:rsidR="00DD73CA" w:rsidRDefault="00864005">
          <w:pPr>
            <w:pStyle w:val="TOC2"/>
            <w:rPr>
              <w:rFonts w:asciiTheme="minorHAnsi" w:eastAsiaTheme="minorEastAsia" w:hAnsiTheme="minorHAnsi" w:cstheme="minorBidi"/>
              <w:noProof/>
              <w:color w:val="auto"/>
              <w:kern w:val="2"/>
              <w14:ligatures w14:val="standardContextual"/>
            </w:rPr>
          </w:pPr>
          <w:hyperlink w:anchor="_Toc158072704" w:history="1">
            <w:r w:rsidR="00DD73CA" w:rsidRPr="00D21821">
              <w:rPr>
                <w:rStyle w:val="Hyperlink"/>
                <w:bCs/>
                <w:noProof/>
              </w:rPr>
              <w:t>4.3</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Wallet services</w:t>
            </w:r>
            <w:r w:rsidR="00DD73CA">
              <w:rPr>
                <w:noProof/>
                <w:webHidden/>
              </w:rPr>
              <w:tab/>
            </w:r>
            <w:r w:rsidR="00DD73CA">
              <w:rPr>
                <w:noProof/>
                <w:webHidden/>
              </w:rPr>
              <w:fldChar w:fldCharType="begin"/>
            </w:r>
            <w:r w:rsidR="00DD73CA">
              <w:rPr>
                <w:noProof/>
                <w:webHidden/>
              </w:rPr>
              <w:instrText xml:space="preserve"> PAGEREF _Toc158072704 \h </w:instrText>
            </w:r>
            <w:r w:rsidR="00DD73CA">
              <w:rPr>
                <w:noProof/>
                <w:webHidden/>
              </w:rPr>
            </w:r>
            <w:r w:rsidR="00DD73CA">
              <w:rPr>
                <w:noProof/>
                <w:webHidden/>
              </w:rPr>
              <w:fldChar w:fldCharType="separate"/>
            </w:r>
            <w:r w:rsidR="00DD73CA">
              <w:rPr>
                <w:noProof/>
                <w:webHidden/>
              </w:rPr>
              <w:t>7</w:t>
            </w:r>
            <w:r w:rsidR="00DD73CA">
              <w:rPr>
                <w:noProof/>
                <w:webHidden/>
              </w:rPr>
              <w:fldChar w:fldCharType="end"/>
            </w:r>
          </w:hyperlink>
        </w:p>
        <w:p w14:paraId="3B99D651" w14:textId="6B609314" w:rsidR="00DD73CA" w:rsidRDefault="00864005">
          <w:pPr>
            <w:pStyle w:val="TOC3"/>
            <w:rPr>
              <w:rFonts w:asciiTheme="minorHAnsi" w:eastAsiaTheme="minorEastAsia" w:hAnsiTheme="minorHAnsi" w:cstheme="minorBidi"/>
              <w:noProof/>
              <w:color w:val="auto"/>
              <w:kern w:val="2"/>
              <w14:ligatures w14:val="standardContextual"/>
            </w:rPr>
          </w:pPr>
          <w:hyperlink w:anchor="_Toc158072705" w:history="1">
            <w:r w:rsidR="00DD73CA" w:rsidRPr="00D21821">
              <w:rPr>
                <w:rStyle w:val="Hyperlink"/>
                <w:bCs/>
                <w:noProof/>
              </w:rPr>
              <w:t>4.3.1</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Wallet Inquiry</w:t>
            </w:r>
            <w:r w:rsidR="00DD73CA">
              <w:rPr>
                <w:noProof/>
                <w:webHidden/>
              </w:rPr>
              <w:tab/>
            </w:r>
            <w:r w:rsidR="00DD73CA">
              <w:rPr>
                <w:noProof/>
                <w:webHidden/>
              </w:rPr>
              <w:fldChar w:fldCharType="begin"/>
            </w:r>
            <w:r w:rsidR="00DD73CA">
              <w:rPr>
                <w:noProof/>
                <w:webHidden/>
              </w:rPr>
              <w:instrText xml:space="preserve"> PAGEREF _Toc158072705 \h </w:instrText>
            </w:r>
            <w:r w:rsidR="00DD73CA">
              <w:rPr>
                <w:noProof/>
                <w:webHidden/>
              </w:rPr>
            </w:r>
            <w:r w:rsidR="00DD73CA">
              <w:rPr>
                <w:noProof/>
                <w:webHidden/>
              </w:rPr>
              <w:fldChar w:fldCharType="separate"/>
            </w:r>
            <w:r w:rsidR="00DD73CA">
              <w:rPr>
                <w:noProof/>
                <w:webHidden/>
              </w:rPr>
              <w:t>7</w:t>
            </w:r>
            <w:r w:rsidR="00DD73CA">
              <w:rPr>
                <w:noProof/>
                <w:webHidden/>
              </w:rPr>
              <w:fldChar w:fldCharType="end"/>
            </w:r>
          </w:hyperlink>
        </w:p>
        <w:p w14:paraId="17BFC289" w14:textId="24B253C1" w:rsidR="00DD73CA" w:rsidRDefault="00864005">
          <w:pPr>
            <w:pStyle w:val="TOC3"/>
            <w:rPr>
              <w:rFonts w:asciiTheme="minorHAnsi" w:eastAsiaTheme="minorEastAsia" w:hAnsiTheme="minorHAnsi" w:cstheme="minorBidi"/>
              <w:noProof/>
              <w:color w:val="auto"/>
              <w:kern w:val="2"/>
              <w14:ligatures w14:val="standardContextual"/>
            </w:rPr>
          </w:pPr>
          <w:hyperlink w:anchor="_Toc158072706" w:history="1">
            <w:r w:rsidR="00DD73CA" w:rsidRPr="00D21821">
              <w:rPr>
                <w:rStyle w:val="Hyperlink"/>
                <w:bCs/>
                <w:noProof/>
              </w:rPr>
              <w:t>4.3.2</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 xml:space="preserve">Account to Account Transfer  – </w:t>
            </w:r>
            <w:r w:rsidR="00DD73CA" w:rsidRPr="00D21821">
              <w:rPr>
                <w:rStyle w:val="Hyperlink"/>
                <w:noProof/>
              </w:rPr>
              <w:t>(WPS Payroll to SVA wallet Transfer only)</w:t>
            </w:r>
            <w:r w:rsidR="00DD73CA">
              <w:rPr>
                <w:noProof/>
                <w:webHidden/>
              </w:rPr>
              <w:tab/>
            </w:r>
            <w:r w:rsidR="00DD73CA">
              <w:rPr>
                <w:noProof/>
                <w:webHidden/>
              </w:rPr>
              <w:fldChar w:fldCharType="begin"/>
            </w:r>
            <w:r w:rsidR="00DD73CA">
              <w:rPr>
                <w:noProof/>
                <w:webHidden/>
              </w:rPr>
              <w:instrText xml:space="preserve"> PAGEREF _Toc158072706 \h </w:instrText>
            </w:r>
            <w:r w:rsidR="00DD73CA">
              <w:rPr>
                <w:noProof/>
                <w:webHidden/>
              </w:rPr>
            </w:r>
            <w:r w:rsidR="00DD73CA">
              <w:rPr>
                <w:noProof/>
                <w:webHidden/>
              </w:rPr>
              <w:fldChar w:fldCharType="separate"/>
            </w:r>
            <w:r w:rsidR="00DD73CA">
              <w:rPr>
                <w:noProof/>
                <w:webHidden/>
              </w:rPr>
              <w:t>8</w:t>
            </w:r>
            <w:r w:rsidR="00DD73CA">
              <w:rPr>
                <w:noProof/>
                <w:webHidden/>
              </w:rPr>
              <w:fldChar w:fldCharType="end"/>
            </w:r>
          </w:hyperlink>
        </w:p>
        <w:p w14:paraId="3296C4D5" w14:textId="4E0ED04D" w:rsidR="00DD73CA" w:rsidRDefault="00864005">
          <w:pPr>
            <w:pStyle w:val="TOC3"/>
            <w:rPr>
              <w:rFonts w:asciiTheme="minorHAnsi" w:eastAsiaTheme="minorEastAsia" w:hAnsiTheme="minorHAnsi" w:cstheme="minorBidi"/>
              <w:noProof/>
              <w:color w:val="auto"/>
              <w:kern w:val="2"/>
              <w14:ligatures w14:val="standardContextual"/>
            </w:rPr>
          </w:pPr>
          <w:hyperlink w:anchor="_Toc158072707" w:history="1">
            <w:r w:rsidR="00DD73CA" w:rsidRPr="00D21821">
              <w:rPr>
                <w:rStyle w:val="Hyperlink"/>
                <w:bCs/>
                <w:noProof/>
              </w:rPr>
              <w:t>4.3.3</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Wallet Top-up Via bulk Payment or top-up file</w:t>
            </w:r>
            <w:r w:rsidR="00DD73CA">
              <w:rPr>
                <w:noProof/>
                <w:webHidden/>
              </w:rPr>
              <w:tab/>
            </w:r>
            <w:r w:rsidR="00DD73CA">
              <w:rPr>
                <w:noProof/>
                <w:webHidden/>
              </w:rPr>
              <w:fldChar w:fldCharType="begin"/>
            </w:r>
            <w:r w:rsidR="00DD73CA">
              <w:rPr>
                <w:noProof/>
                <w:webHidden/>
              </w:rPr>
              <w:instrText xml:space="preserve"> PAGEREF _Toc158072707 \h </w:instrText>
            </w:r>
            <w:r w:rsidR="00DD73CA">
              <w:rPr>
                <w:noProof/>
                <w:webHidden/>
              </w:rPr>
            </w:r>
            <w:r w:rsidR="00DD73CA">
              <w:rPr>
                <w:noProof/>
                <w:webHidden/>
              </w:rPr>
              <w:fldChar w:fldCharType="separate"/>
            </w:r>
            <w:r w:rsidR="00DD73CA">
              <w:rPr>
                <w:noProof/>
                <w:webHidden/>
              </w:rPr>
              <w:t>9</w:t>
            </w:r>
            <w:r w:rsidR="00DD73CA">
              <w:rPr>
                <w:noProof/>
                <w:webHidden/>
              </w:rPr>
              <w:fldChar w:fldCharType="end"/>
            </w:r>
          </w:hyperlink>
        </w:p>
        <w:p w14:paraId="5D09E8A8" w14:textId="130C2971" w:rsidR="00DD73CA" w:rsidRDefault="00864005">
          <w:pPr>
            <w:pStyle w:val="TOC3"/>
            <w:rPr>
              <w:rFonts w:asciiTheme="minorHAnsi" w:eastAsiaTheme="minorEastAsia" w:hAnsiTheme="minorHAnsi" w:cstheme="minorBidi"/>
              <w:noProof/>
              <w:color w:val="auto"/>
              <w:kern w:val="2"/>
              <w14:ligatures w14:val="standardContextual"/>
            </w:rPr>
          </w:pPr>
          <w:hyperlink w:anchor="_Toc158072708" w:history="1">
            <w:r w:rsidR="00DD73CA" w:rsidRPr="00D21821">
              <w:rPr>
                <w:rStyle w:val="Hyperlink"/>
                <w:bCs/>
                <w:noProof/>
              </w:rPr>
              <w:t>4.3.4</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Wallet Top-up via Cash-in</w:t>
            </w:r>
            <w:r w:rsidR="00DD73CA">
              <w:rPr>
                <w:noProof/>
                <w:webHidden/>
              </w:rPr>
              <w:tab/>
            </w:r>
            <w:r w:rsidR="00DD73CA">
              <w:rPr>
                <w:noProof/>
                <w:webHidden/>
              </w:rPr>
              <w:fldChar w:fldCharType="begin"/>
            </w:r>
            <w:r w:rsidR="00DD73CA">
              <w:rPr>
                <w:noProof/>
                <w:webHidden/>
              </w:rPr>
              <w:instrText xml:space="preserve"> PAGEREF _Toc158072708 \h </w:instrText>
            </w:r>
            <w:r w:rsidR="00DD73CA">
              <w:rPr>
                <w:noProof/>
                <w:webHidden/>
              </w:rPr>
            </w:r>
            <w:r w:rsidR="00DD73CA">
              <w:rPr>
                <w:noProof/>
                <w:webHidden/>
              </w:rPr>
              <w:fldChar w:fldCharType="separate"/>
            </w:r>
            <w:r w:rsidR="00DD73CA">
              <w:rPr>
                <w:noProof/>
                <w:webHidden/>
              </w:rPr>
              <w:t>10</w:t>
            </w:r>
            <w:r w:rsidR="00DD73CA">
              <w:rPr>
                <w:noProof/>
                <w:webHidden/>
              </w:rPr>
              <w:fldChar w:fldCharType="end"/>
            </w:r>
          </w:hyperlink>
        </w:p>
        <w:p w14:paraId="602F6798" w14:textId="30BA04F6" w:rsidR="00DD73CA" w:rsidRDefault="00864005">
          <w:pPr>
            <w:pStyle w:val="TOC3"/>
            <w:rPr>
              <w:rFonts w:asciiTheme="minorHAnsi" w:eastAsiaTheme="minorEastAsia" w:hAnsiTheme="minorHAnsi" w:cstheme="minorBidi"/>
              <w:noProof/>
              <w:color w:val="auto"/>
              <w:kern w:val="2"/>
              <w14:ligatures w14:val="standardContextual"/>
            </w:rPr>
          </w:pPr>
          <w:hyperlink w:anchor="_Toc158072709" w:history="1">
            <w:r w:rsidR="00DD73CA" w:rsidRPr="00D21821">
              <w:rPr>
                <w:rStyle w:val="Hyperlink"/>
                <w:bCs/>
                <w:noProof/>
              </w:rPr>
              <w:t>4.3.5</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Peer to Peer (P to P) Fund transfer</w:t>
            </w:r>
            <w:r w:rsidR="00DD73CA">
              <w:rPr>
                <w:noProof/>
                <w:webHidden/>
              </w:rPr>
              <w:tab/>
            </w:r>
            <w:r w:rsidR="00DD73CA">
              <w:rPr>
                <w:noProof/>
                <w:webHidden/>
              </w:rPr>
              <w:fldChar w:fldCharType="begin"/>
            </w:r>
            <w:r w:rsidR="00DD73CA">
              <w:rPr>
                <w:noProof/>
                <w:webHidden/>
              </w:rPr>
              <w:instrText xml:space="preserve"> PAGEREF _Toc158072709 \h </w:instrText>
            </w:r>
            <w:r w:rsidR="00DD73CA">
              <w:rPr>
                <w:noProof/>
                <w:webHidden/>
              </w:rPr>
            </w:r>
            <w:r w:rsidR="00DD73CA">
              <w:rPr>
                <w:noProof/>
                <w:webHidden/>
              </w:rPr>
              <w:fldChar w:fldCharType="separate"/>
            </w:r>
            <w:r w:rsidR="00DD73CA">
              <w:rPr>
                <w:noProof/>
                <w:webHidden/>
              </w:rPr>
              <w:t>10</w:t>
            </w:r>
            <w:r w:rsidR="00DD73CA">
              <w:rPr>
                <w:noProof/>
                <w:webHidden/>
              </w:rPr>
              <w:fldChar w:fldCharType="end"/>
            </w:r>
          </w:hyperlink>
        </w:p>
        <w:p w14:paraId="15A62802" w14:textId="16D939FC" w:rsidR="00DD73CA" w:rsidRDefault="00864005">
          <w:pPr>
            <w:pStyle w:val="TOC3"/>
            <w:rPr>
              <w:rFonts w:asciiTheme="minorHAnsi" w:eastAsiaTheme="minorEastAsia" w:hAnsiTheme="minorHAnsi" w:cstheme="minorBidi"/>
              <w:noProof/>
              <w:color w:val="auto"/>
              <w:kern w:val="2"/>
              <w14:ligatures w14:val="standardContextual"/>
            </w:rPr>
          </w:pPr>
          <w:hyperlink w:anchor="_Toc158072710" w:history="1">
            <w:r w:rsidR="00DD73CA" w:rsidRPr="00D21821">
              <w:rPr>
                <w:rStyle w:val="Hyperlink"/>
                <w:bCs/>
                <w:noProof/>
              </w:rPr>
              <w:t>4.3.6</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Peer to Non-Ni Merchant (QR Based)</w:t>
            </w:r>
            <w:r w:rsidR="00DD73CA">
              <w:rPr>
                <w:noProof/>
                <w:webHidden/>
              </w:rPr>
              <w:tab/>
            </w:r>
            <w:r w:rsidR="00DD73CA">
              <w:rPr>
                <w:noProof/>
                <w:webHidden/>
              </w:rPr>
              <w:fldChar w:fldCharType="begin"/>
            </w:r>
            <w:r w:rsidR="00DD73CA">
              <w:rPr>
                <w:noProof/>
                <w:webHidden/>
              </w:rPr>
              <w:instrText xml:space="preserve"> PAGEREF _Toc158072710 \h </w:instrText>
            </w:r>
            <w:r w:rsidR="00DD73CA">
              <w:rPr>
                <w:noProof/>
                <w:webHidden/>
              </w:rPr>
            </w:r>
            <w:r w:rsidR="00DD73CA">
              <w:rPr>
                <w:noProof/>
                <w:webHidden/>
              </w:rPr>
              <w:fldChar w:fldCharType="separate"/>
            </w:r>
            <w:r w:rsidR="00DD73CA">
              <w:rPr>
                <w:noProof/>
                <w:webHidden/>
              </w:rPr>
              <w:t>12</w:t>
            </w:r>
            <w:r w:rsidR="00DD73CA">
              <w:rPr>
                <w:noProof/>
                <w:webHidden/>
              </w:rPr>
              <w:fldChar w:fldCharType="end"/>
            </w:r>
          </w:hyperlink>
        </w:p>
        <w:p w14:paraId="22599CE2" w14:textId="45BF3561" w:rsidR="00DD73CA" w:rsidRDefault="00864005">
          <w:pPr>
            <w:pStyle w:val="TOC3"/>
            <w:rPr>
              <w:rFonts w:asciiTheme="minorHAnsi" w:eastAsiaTheme="minorEastAsia" w:hAnsiTheme="minorHAnsi" w:cstheme="minorBidi"/>
              <w:noProof/>
              <w:color w:val="auto"/>
              <w:kern w:val="2"/>
              <w14:ligatures w14:val="standardContextual"/>
            </w:rPr>
          </w:pPr>
          <w:hyperlink w:anchor="_Toc158072711" w:history="1">
            <w:r w:rsidR="00DD73CA" w:rsidRPr="00D21821">
              <w:rPr>
                <w:rStyle w:val="Hyperlink"/>
                <w:bCs/>
                <w:noProof/>
              </w:rPr>
              <w:t>4.3.7</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Remittance</w:t>
            </w:r>
            <w:r w:rsidR="00DD73CA">
              <w:rPr>
                <w:noProof/>
                <w:webHidden/>
              </w:rPr>
              <w:tab/>
            </w:r>
            <w:r w:rsidR="00DD73CA">
              <w:rPr>
                <w:noProof/>
                <w:webHidden/>
              </w:rPr>
              <w:fldChar w:fldCharType="begin"/>
            </w:r>
            <w:r w:rsidR="00DD73CA">
              <w:rPr>
                <w:noProof/>
                <w:webHidden/>
              </w:rPr>
              <w:instrText xml:space="preserve"> PAGEREF _Toc158072711 \h </w:instrText>
            </w:r>
            <w:r w:rsidR="00DD73CA">
              <w:rPr>
                <w:noProof/>
                <w:webHidden/>
              </w:rPr>
            </w:r>
            <w:r w:rsidR="00DD73CA">
              <w:rPr>
                <w:noProof/>
                <w:webHidden/>
              </w:rPr>
              <w:fldChar w:fldCharType="separate"/>
            </w:r>
            <w:r w:rsidR="00DD73CA">
              <w:rPr>
                <w:noProof/>
                <w:webHidden/>
              </w:rPr>
              <w:t>13</w:t>
            </w:r>
            <w:r w:rsidR="00DD73CA">
              <w:rPr>
                <w:noProof/>
                <w:webHidden/>
              </w:rPr>
              <w:fldChar w:fldCharType="end"/>
            </w:r>
          </w:hyperlink>
        </w:p>
        <w:p w14:paraId="62E460DE" w14:textId="07480073" w:rsidR="00DD73CA" w:rsidRDefault="00864005">
          <w:pPr>
            <w:pStyle w:val="TOC3"/>
            <w:rPr>
              <w:rFonts w:asciiTheme="minorHAnsi" w:eastAsiaTheme="minorEastAsia" w:hAnsiTheme="minorHAnsi" w:cstheme="minorBidi"/>
              <w:noProof/>
              <w:color w:val="auto"/>
              <w:kern w:val="2"/>
              <w14:ligatures w14:val="standardContextual"/>
            </w:rPr>
          </w:pPr>
          <w:hyperlink w:anchor="_Toc158072712" w:history="1">
            <w:r w:rsidR="00DD73CA" w:rsidRPr="00D21821">
              <w:rPr>
                <w:rStyle w:val="Hyperlink"/>
                <w:bCs/>
                <w:noProof/>
              </w:rPr>
              <w:t>4.3.8</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Bill Payment</w:t>
            </w:r>
            <w:r w:rsidR="00DD73CA">
              <w:rPr>
                <w:noProof/>
                <w:webHidden/>
              </w:rPr>
              <w:tab/>
            </w:r>
            <w:r w:rsidR="00DD73CA">
              <w:rPr>
                <w:noProof/>
                <w:webHidden/>
              </w:rPr>
              <w:fldChar w:fldCharType="begin"/>
            </w:r>
            <w:r w:rsidR="00DD73CA">
              <w:rPr>
                <w:noProof/>
                <w:webHidden/>
              </w:rPr>
              <w:instrText xml:space="preserve"> PAGEREF _Toc158072712 \h </w:instrText>
            </w:r>
            <w:r w:rsidR="00DD73CA">
              <w:rPr>
                <w:noProof/>
                <w:webHidden/>
              </w:rPr>
            </w:r>
            <w:r w:rsidR="00DD73CA">
              <w:rPr>
                <w:noProof/>
                <w:webHidden/>
              </w:rPr>
              <w:fldChar w:fldCharType="separate"/>
            </w:r>
            <w:r w:rsidR="00DD73CA">
              <w:rPr>
                <w:noProof/>
                <w:webHidden/>
              </w:rPr>
              <w:t>15</w:t>
            </w:r>
            <w:r w:rsidR="00DD73CA">
              <w:rPr>
                <w:noProof/>
                <w:webHidden/>
              </w:rPr>
              <w:fldChar w:fldCharType="end"/>
            </w:r>
          </w:hyperlink>
        </w:p>
        <w:p w14:paraId="6E650B86" w14:textId="4946024F" w:rsidR="00DD73CA" w:rsidRDefault="00864005">
          <w:pPr>
            <w:pStyle w:val="TOC3"/>
            <w:rPr>
              <w:rFonts w:asciiTheme="minorHAnsi" w:eastAsiaTheme="minorEastAsia" w:hAnsiTheme="minorHAnsi" w:cstheme="minorBidi"/>
              <w:noProof/>
              <w:color w:val="auto"/>
              <w:kern w:val="2"/>
              <w14:ligatures w14:val="standardContextual"/>
            </w:rPr>
          </w:pPr>
          <w:hyperlink w:anchor="_Toc158072713" w:history="1">
            <w:r w:rsidR="00DD73CA" w:rsidRPr="00D21821">
              <w:rPr>
                <w:rStyle w:val="Hyperlink"/>
                <w:bCs/>
                <w:noProof/>
              </w:rPr>
              <w:t>4.3.9</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P to M – N-Genius POS or N-Genius Ecomm (</w:t>
            </w:r>
            <w:r w:rsidR="00DD73CA" w:rsidRPr="00D21821">
              <w:rPr>
                <w:rStyle w:val="Hyperlink"/>
                <w:b/>
                <w:bCs/>
                <w:noProof/>
                <w:highlight w:val="yellow"/>
              </w:rPr>
              <w:t>In-Progress at NI</w:t>
            </w:r>
            <w:r w:rsidR="00DD73CA" w:rsidRPr="00D21821">
              <w:rPr>
                <w:rStyle w:val="Hyperlink"/>
                <w:b/>
                <w:bCs/>
                <w:noProof/>
              </w:rPr>
              <w:t>)</w:t>
            </w:r>
            <w:r w:rsidR="00DD73CA">
              <w:rPr>
                <w:noProof/>
                <w:webHidden/>
              </w:rPr>
              <w:tab/>
            </w:r>
            <w:r w:rsidR="00DD73CA">
              <w:rPr>
                <w:noProof/>
                <w:webHidden/>
              </w:rPr>
              <w:fldChar w:fldCharType="begin"/>
            </w:r>
            <w:r w:rsidR="00DD73CA">
              <w:rPr>
                <w:noProof/>
                <w:webHidden/>
              </w:rPr>
              <w:instrText xml:space="preserve"> PAGEREF _Toc158072713 \h </w:instrText>
            </w:r>
            <w:r w:rsidR="00DD73CA">
              <w:rPr>
                <w:noProof/>
                <w:webHidden/>
              </w:rPr>
            </w:r>
            <w:r w:rsidR="00DD73CA">
              <w:rPr>
                <w:noProof/>
                <w:webHidden/>
              </w:rPr>
              <w:fldChar w:fldCharType="separate"/>
            </w:r>
            <w:r w:rsidR="00DD73CA">
              <w:rPr>
                <w:noProof/>
                <w:webHidden/>
              </w:rPr>
              <w:t>16</w:t>
            </w:r>
            <w:r w:rsidR="00DD73CA">
              <w:rPr>
                <w:noProof/>
                <w:webHidden/>
              </w:rPr>
              <w:fldChar w:fldCharType="end"/>
            </w:r>
          </w:hyperlink>
        </w:p>
        <w:p w14:paraId="3577FC95" w14:textId="55F8FF17" w:rsidR="00DD73CA" w:rsidRDefault="00864005">
          <w:pPr>
            <w:pStyle w:val="TOC2"/>
            <w:rPr>
              <w:rFonts w:asciiTheme="minorHAnsi" w:eastAsiaTheme="minorEastAsia" w:hAnsiTheme="minorHAnsi" w:cstheme="minorBidi"/>
              <w:noProof/>
              <w:color w:val="auto"/>
              <w:kern w:val="2"/>
              <w14:ligatures w14:val="standardContextual"/>
            </w:rPr>
          </w:pPr>
          <w:hyperlink w:anchor="_Toc158072714" w:history="1">
            <w:r w:rsidR="00DD73CA" w:rsidRPr="00D21821">
              <w:rPr>
                <w:rStyle w:val="Hyperlink"/>
                <w:bCs/>
                <w:noProof/>
              </w:rPr>
              <w:t>4.4</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Transaction Posting/Clearing</w:t>
            </w:r>
            <w:r w:rsidR="00DD73CA">
              <w:rPr>
                <w:noProof/>
                <w:webHidden/>
              </w:rPr>
              <w:tab/>
            </w:r>
            <w:r w:rsidR="00DD73CA">
              <w:rPr>
                <w:noProof/>
                <w:webHidden/>
              </w:rPr>
              <w:fldChar w:fldCharType="begin"/>
            </w:r>
            <w:r w:rsidR="00DD73CA">
              <w:rPr>
                <w:noProof/>
                <w:webHidden/>
              </w:rPr>
              <w:instrText xml:space="preserve"> PAGEREF _Toc158072714 \h </w:instrText>
            </w:r>
            <w:r w:rsidR="00DD73CA">
              <w:rPr>
                <w:noProof/>
                <w:webHidden/>
              </w:rPr>
            </w:r>
            <w:r w:rsidR="00DD73CA">
              <w:rPr>
                <w:noProof/>
                <w:webHidden/>
              </w:rPr>
              <w:fldChar w:fldCharType="separate"/>
            </w:r>
            <w:r w:rsidR="00DD73CA">
              <w:rPr>
                <w:noProof/>
                <w:webHidden/>
              </w:rPr>
              <w:t>17</w:t>
            </w:r>
            <w:r w:rsidR="00DD73CA">
              <w:rPr>
                <w:noProof/>
                <w:webHidden/>
              </w:rPr>
              <w:fldChar w:fldCharType="end"/>
            </w:r>
          </w:hyperlink>
        </w:p>
        <w:p w14:paraId="57219EFE" w14:textId="1475F161" w:rsidR="00DD73CA" w:rsidRDefault="00864005">
          <w:pPr>
            <w:pStyle w:val="TOC2"/>
            <w:rPr>
              <w:rFonts w:asciiTheme="minorHAnsi" w:eastAsiaTheme="minorEastAsia" w:hAnsiTheme="minorHAnsi" w:cstheme="minorBidi"/>
              <w:noProof/>
              <w:color w:val="auto"/>
              <w:kern w:val="2"/>
              <w14:ligatures w14:val="standardContextual"/>
            </w:rPr>
          </w:pPr>
          <w:hyperlink w:anchor="_Toc158072715" w:history="1">
            <w:r w:rsidR="00DD73CA" w:rsidRPr="00D21821">
              <w:rPr>
                <w:rStyle w:val="Hyperlink"/>
                <w:bCs/>
                <w:noProof/>
              </w:rPr>
              <w:t>4.5</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Wallet Limiters</w:t>
            </w:r>
            <w:r w:rsidR="00DD73CA">
              <w:rPr>
                <w:noProof/>
                <w:webHidden/>
              </w:rPr>
              <w:tab/>
            </w:r>
            <w:r w:rsidR="00DD73CA">
              <w:rPr>
                <w:noProof/>
                <w:webHidden/>
              </w:rPr>
              <w:fldChar w:fldCharType="begin"/>
            </w:r>
            <w:r w:rsidR="00DD73CA">
              <w:rPr>
                <w:noProof/>
                <w:webHidden/>
              </w:rPr>
              <w:instrText xml:space="preserve"> PAGEREF _Toc158072715 \h </w:instrText>
            </w:r>
            <w:r w:rsidR="00DD73CA">
              <w:rPr>
                <w:noProof/>
                <w:webHidden/>
              </w:rPr>
            </w:r>
            <w:r w:rsidR="00DD73CA">
              <w:rPr>
                <w:noProof/>
                <w:webHidden/>
              </w:rPr>
              <w:fldChar w:fldCharType="separate"/>
            </w:r>
            <w:r w:rsidR="00DD73CA">
              <w:rPr>
                <w:noProof/>
                <w:webHidden/>
              </w:rPr>
              <w:t>17</w:t>
            </w:r>
            <w:r w:rsidR="00DD73CA">
              <w:rPr>
                <w:noProof/>
                <w:webHidden/>
              </w:rPr>
              <w:fldChar w:fldCharType="end"/>
            </w:r>
          </w:hyperlink>
        </w:p>
        <w:p w14:paraId="3FDD5F53" w14:textId="506D42AA" w:rsidR="00DD73CA" w:rsidRDefault="00864005">
          <w:pPr>
            <w:pStyle w:val="TOC2"/>
            <w:rPr>
              <w:rFonts w:asciiTheme="minorHAnsi" w:eastAsiaTheme="minorEastAsia" w:hAnsiTheme="minorHAnsi" w:cstheme="minorBidi"/>
              <w:noProof/>
              <w:color w:val="auto"/>
              <w:kern w:val="2"/>
              <w14:ligatures w14:val="standardContextual"/>
            </w:rPr>
          </w:pPr>
          <w:hyperlink w:anchor="_Toc158072716" w:history="1">
            <w:r w:rsidR="00DD73CA" w:rsidRPr="00D21821">
              <w:rPr>
                <w:rStyle w:val="Hyperlink"/>
                <w:bCs/>
                <w:noProof/>
              </w:rPr>
              <w:t>4.6</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Transaction Details</w:t>
            </w:r>
            <w:r w:rsidR="00DD73CA">
              <w:rPr>
                <w:noProof/>
                <w:webHidden/>
              </w:rPr>
              <w:tab/>
            </w:r>
            <w:r w:rsidR="00DD73CA">
              <w:rPr>
                <w:noProof/>
                <w:webHidden/>
              </w:rPr>
              <w:fldChar w:fldCharType="begin"/>
            </w:r>
            <w:r w:rsidR="00DD73CA">
              <w:rPr>
                <w:noProof/>
                <w:webHidden/>
              </w:rPr>
              <w:instrText xml:space="preserve"> PAGEREF _Toc158072716 \h </w:instrText>
            </w:r>
            <w:r w:rsidR="00DD73CA">
              <w:rPr>
                <w:noProof/>
                <w:webHidden/>
              </w:rPr>
            </w:r>
            <w:r w:rsidR="00DD73CA">
              <w:rPr>
                <w:noProof/>
                <w:webHidden/>
              </w:rPr>
              <w:fldChar w:fldCharType="separate"/>
            </w:r>
            <w:r w:rsidR="00DD73CA">
              <w:rPr>
                <w:noProof/>
                <w:webHidden/>
              </w:rPr>
              <w:t>18</w:t>
            </w:r>
            <w:r w:rsidR="00DD73CA">
              <w:rPr>
                <w:noProof/>
                <w:webHidden/>
              </w:rPr>
              <w:fldChar w:fldCharType="end"/>
            </w:r>
          </w:hyperlink>
        </w:p>
        <w:p w14:paraId="2A9EBFF5" w14:textId="53FB864F" w:rsidR="00DD73CA" w:rsidRDefault="00864005">
          <w:pPr>
            <w:pStyle w:val="TOC2"/>
            <w:rPr>
              <w:rFonts w:asciiTheme="minorHAnsi" w:eastAsiaTheme="minorEastAsia" w:hAnsiTheme="minorHAnsi" w:cstheme="minorBidi"/>
              <w:noProof/>
              <w:color w:val="auto"/>
              <w:kern w:val="2"/>
              <w14:ligatures w14:val="standardContextual"/>
            </w:rPr>
          </w:pPr>
          <w:hyperlink w:anchor="_Toc158072717" w:history="1">
            <w:r w:rsidR="00DD73CA" w:rsidRPr="00D21821">
              <w:rPr>
                <w:rStyle w:val="Hyperlink"/>
                <w:bCs/>
                <w:noProof/>
              </w:rPr>
              <w:t>4.7</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Statement Generation</w:t>
            </w:r>
            <w:r w:rsidR="00DD73CA">
              <w:rPr>
                <w:noProof/>
                <w:webHidden/>
              </w:rPr>
              <w:tab/>
            </w:r>
            <w:r w:rsidR="00DD73CA">
              <w:rPr>
                <w:noProof/>
                <w:webHidden/>
              </w:rPr>
              <w:fldChar w:fldCharType="begin"/>
            </w:r>
            <w:r w:rsidR="00DD73CA">
              <w:rPr>
                <w:noProof/>
                <w:webHidden/>
              </w:rPr>
              <w:instrText xml:space="preserve"> PAGEREF _Toc158072717 \h </w:instrText>
            </w:r>
            <w:r w:rsidR="00DD73CA">
              <w:rPr>
                <w:noProof/>
                <w:webHidden/>
              </w:rPr>
            </w:r>
            <w:r w:rsidR="00DD73CA">
              <w:rPr>
                <w:noProof/>
                <w:webHidden/>
              </w:rPr>
              <w:fldChar w:fldCharType="separate"/>
            </w:r>
            <w:r w:rsidR="00DD73CA">
              <w:rPr>
                <w:noProof/>
                <w:webHidden/>
              </w:rPr>
              <w:t>18</w:t>
            </w:r>
            <w:r w:rsidR="00DD73CA">
              <w:rPr>
                <w:noProof/>
                <w:webHidden/>
              </w:rPr>
              <w:fldChar w:fldCharType="end"/>
            </w:r>
          </w:hyperlink>
        </w:p>
        <w:p w14:paraId="2736D473" w14:textId="229890D3" w:rsidR="00DD73CA" w:rsidRDefault="00864005">
          <w:pPr>
            <w:pStyle w:val="TOC2"/>
            <w:rPr>
              <w:rFonts w:asciiTheme="minorHAnsi" w:eastAsiaTheme="minorEastAsia" w:hAnsiTheme="minorHAnsi" w:cstheme="minorBidi"/>
              <w:noProof/>
              <w:color w:val="auto"/>
              <w:kern w:val="2"/>
              <w14:ligatures w14:val="standardContextual"/>
            </w:rPr>
          </w:pPr>
          <w:hyperlink w:anchor="_Toc158072718" w:history="1">
            <w:r w:rsidR="00DD73CA" w:rsidRPr="00D21821">
              <w:rPr>
                <w:rStyle w:val="Hyperlink"/>
                <w:bCs/>
                <w:noProof/>
              </w:rPr>
              <w:t>4.8</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AML and Fraud Indicators</w:t>
            </w:r>
            <w:r w:rsidR="00DD73CA">
              <w:rPr>
                <w:noProof/>
                <w:webHidden/>
              </w:rPr>
              <w:tab/>
            </w:r>
            <w:r w:rsidR="00DD73CA">
              <w:rPr>
                <w:noProof/>
                <w:webHidden/>
              </w:rPr>
              <w:fldChar w:fldCharType="begin"/>
            </w:r>
            <w:r w:rsidR="00DD73CA">
              <w:rPr>
                <w:noProof/>
                <w:webHidden/>
              </w:rPr>
              <w:instrText xml:space="preserve"> PAGEREF _Toc158072718 \h </w:instrText>
            </w:r>
            <w:r w:rsidR="00DD73CA">
              <w:rPr>
                <w:noProof/>
                <w:webHidden/>
              </w:rPr>
            </w:r>
            <w:r w:rsidR="00DD73CA">
              <w:rPr>
                <w:noProof/>
                <w:webHidden/>
              </w:rPr>
              <w:fldChar w:fldCharType="separate"/>
            </w:r>
            <w:r w:rsidR="00DD73CA">
              <w:rPr>
                <w:noProof/>
                <w:webHidden/>
              </w:rPr>
              <w:t>18</w:t>
            </w:r>
            <w:r w:rsidR="00DD73CA">
              <w:rPr>
                <w:noProof/>
                <w:webHidden/>
              </w:rPr>
              <w:fldChar w:fldCharType="end"/>
            </w:r>
          </w:hyperlink>
        </w:p>
        <w:p w14:paraId="7D810D53" w14:textId="19E74E28" w:rsidR="00DD73CA" w:rsidRDefault="00864005">
          <w:pPr>
            <w:pStyle w:val="TOC2"/>
            <w:rPr>
              <w:rFonts w:asciiTheme="minorHAnsi" w:eastAsiaTheme="minorEastAsia" w:hAnsiTheme="minorHAnsi" w:cstheme="minorBidi"/>
              <w:noProof/>
              <w:color w:val="auto"/>
              <w:kern w:val="2"/>
              <w14:ligatures w14:val="standardContextual"/>
            </w:rPr>
          </w:pPr>
          <w:hyperlink w:anchor="_Toc158072719" w:history="1">
            <w:r w:rsidR="00DD73CA" w:rsidRPr="00D21821">
              <w:rPr>
                <w:rStyle w:val="Hyperlink"/>
                <w:bCs/>
                <w:noProof/>
              </w:rPr>
              <w:t>4.9</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Fees and Service</w:t>
            </w:r>
            <w:r w:rsidR="00DD73CA">
              <w:rPr>
                <w:noProof/>
                <w:webHidden/>
              </w:rPr>
              <w:tab/>
            </w:r>
            <w:r w:rsidR="00DD73CA">
              <w:rPr>
                <w:noProof/>
                <w:webHidden/>
              </w:rPr>
              <w:fldChar w:fldCharType="begin"/>
            </w:r>
            <w:r w:rsidR="00DD73CA">
              <w:rPr>
                <w:noProof/>
                <w:webHidden/>
              </w:rPr>
              <w:instrText xml:space="preserve"> PAGEREF _Toc158072719 \h </w:instrText>
            </w:r>
            <w:r w:rsidR="00DD73CA">
              <w:rPr>
                <w:noProof/>
                <w:webHidden/>
              </w:rPr>
            </w:r>
            <w:r w:rsidR="00DD73CA">
              <w:rPr>
                <w:noProof/>
                <w:webHidden/>
              </w:rPr>
              <w:fldChar w:fldCharType="separate"/>
            </w:r>
            <w:r w:rsidR="00DD73CA">
              <w:rPr>
                <w:noProof/>
                <w:webHidden/>
              </w:rPr>
              <w:t>19</w:t>
            </w:r>
            <w:r w:rsidR="00DD73CA">
              <w:rPr>
                <w:noProof/>
                <w:webHidden/>
              </w:rPr>
              <w:fldChar w:fldCharType="end"/>
            </w:r>
          </w:hyperlink>
        </w:p>
        <w:p w14:paraId="5AE92947" w14:textId="0F491D34" w:rsidR="00DD73CA" w:rsidRDefault="00864005">
          <w:pPr>
            <w:pStyle w:val="TOC2"/>
            <w:rPr>
              <w:rFonts w:asciiTheme="minorHAnsi" w:eastAsiaTheme="minorEastAsia" w:hAnsiTheme="minorHAnsi" w:cstheme="minorBidi"/>
              <w:noProof/>
              <w:color w:val="auto"/>
              <w:kern w:val="2"/>
              <w14:ligatures w14:val="standardContextual"/>
            </w:rPr>
          </w:pPr>
          <w:hyperlink w:anchor="_Toc158072720" w:history="1">
            <w:r w:rsidR="00DD73CA" w:rsidRPr="00D21821">
              <w:rPr>
                <w:rStyle w:val="Hyperlink"/>
                <w:bCs/>
                <w:noProof/>
              </w:rPr>
              <w:t>4.10</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Operational service</w:t>
            </w:r>
            <w:r w:rsidR="00DD73CA">
              <w:rPr>
                <w:noProof/>
                <w:webHidden/>
              </w:rPr>
              <w:tab/>
            </w:r>
            <w:r w:rsidR="00DD73CA">
              <w:rPr>
                <w:noProof/>
                <w:webHidden/>
              </w:rPr>
              <w:fldChar w:fldCharType="begin"/>
            </w:r>
            <w:r w:rsidR="00DD73CA">
              <w:rPr>
                <w:noProof/>
                <w:webHidden/>
              </w:rPr>
              <w:instrText xml:space="preserve"> PAGEREF _Toc158072720 \h </w:instrText>
            </w:r>
            <w:r w:rsidR="00DD73CA">
              <w:rPr>
                <w:noProof/>
                <w:webHidden/>
              </w:rPr>
            </w:r>
            <w:r w:rsidR="00DD73CA">
              <w:rPr>
                <w:noProof/>
                <w:webHidden/>
              </w:rPr>
              <w:fldChar w:fldCharType="separate"/>
            </w:r>
            <w:r w:rsidR="00DD73CA">
              <w:rPr>
                <w:noProof/>
                <w:webHidden/>
              </w:rPr>
              <w:t>19</w:t>
            </w:r>
            <w:r w:rsidR="00DD73CA">
              <w:rPr>
                <w:noProof/>
                <w:webHidden/>
              </w:rPr>
              <w:fldChar w:fldCharType="end"/>
            </w:r>
          </w:hyperlink>
        </w:p>
        <w:p w14:paraId="3DE17A03" w14:textId="6B04D664" w:rsidR="00DD73CA" w:rsidRDefault="00864005">
          <w:pPr>
            <w:pStyle w:val="TOC3"/>
            <w:rPr>
              <w:rFonts w:asciiTheme="minorHAnsi" w:eastAsiaTheme="minorEastAsia" w:hAnsiTheme="minorHAnsi" w:cstheme="minorBidi"/>
              <w:noProof/>
              <w:color w:val="auto"/>
              <w:kern w:val="2"/>
              <w14:ligatures w14:val="standardContextual"/>
            </w:rPr>
          </w:pPr>
          <w:hyperlink w:anchor="_Toc158072721" w:history="1">
            <w:r w:rsidR="00DD73CA" w:rsidRPr="00D21821">
              <w:rPr>
                <w:rStyle w:val="Hyperlink"/>
                <w:bCs/>
                <w:noProof/>
              </w:rPr>
              <w:t>4.10.1</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Chargeback &amp; dispute management</w:t>
            </w:r>
            <w:r w:rsidR="00DD73CA">
              <w:rPr>
                <w:noProof/>
                <w:webHidden/>
              </w:rPr>
              <w:tab/>
            </w:r>
            <w:r w:rsidR="00DD73CA">
              <w:rPr>
                <w:noProof/>
                <w:webHidden/>
              </w:rPr>
              <w:fldChar w:fldCharType="begin"/>
            </w:r>
            <w:r w:rsidR="00DD73CA">
              <w:rPr>
                <w:noProof/>
                <w:webHidden/>
              </w:rPr>
              <w:instrText xml:space="preserve"> PAGEREF _Toc158072721 \h </w:instrText>
            </w:r>
            <w:r w:rsidR="00DD73CA">
              <w:rPr>
                <w:noProof/>
                <w:webHidden/>
              </w:rPr>
            </w:r>
            <w:r w:rsidR="00DD73CA">
              <w:rPr>
                <w:noProof/>
                <w:webHidden/>
              </w:rPr>
              <w:fldChar w:fldCharType="separate"/>
            </w:r>
            <w:r w:rsidR="00DD73CA">
              <w:rPr>
                <w:noProof/>
                <w:webHidden/>
              </w:rPr>
              <w:t>19</w:t>
            </w:r>
            <w:r w:rsidR="00DD73CA">
              <w:rPr>
                <w:noProof/>
                <w:webHidden/>
              </w:rPr>
              <w:fldChar w:fldCharType="end"/>
            </w:r>
          </w:hyperlink>
        </w:p>
        <w:p w14:paraId="0E128A2D" w14:textId="30407689" w:rsidR="00DD73CA" w:rsidRDefault="00864005">
          <w:pPr>
            <w:pStyle w:val="TOC3"/>
            <w:rPr>
              <w:rFonts w:asciiTheme="minorHAnsi" w:eastAsiaTheme="minorEastAsia" w:hAnsiTheme="minorHAnsi" w:cstheme="minorBidi"/>
              <w:noProof/>
              <w:color w:val="auto"/>
              <w:kern w:val="2"/>
              <w14:ligatures w14:val="standardContextual"/>
            </w:rPr>
          </w:pPr>
          <w:hyperlink w:anchor="_Toc158072722" w:history="1">
            <w:r w:rsidR="00DD73CA" w:rsidRPr="00D21821">
              <w:rPr>
                <w:rStyle w:val="Hyperlink"/>
                <w:bCs/>
                <w:noProof/>
              </w:rPr>
              <w:t>4.10.2</w:t>
            </w:r>
            <w:r w:rsidR="00DD73CA">
              <w:rPr>
                <w:rFonts w:asciiTheme="minorHAnsi" w:eastAsiaTheme="minorEastAsia" w:hAnsiTheme="minorHAnsi" w:cstheme="minorBidi"/>
                <w:noProof/>
                <w:color w:val="auto"/>
                <w:kern w:val="2"/>
                <w14:ligatures w14:val="standardContextual"/>
              </w:rPr>
              <w:tab/>
            </w:r>
            <w:r w:rsidR="00DD73CA" w:rsidRPr="00D21821">
              <w:rPr>
                <w:rStyle w:val="Hyperlink"/>
                <w:b/>
                <w:bCs/>
                <w:noProof/>
              </w:rPr>
              <w:t>Settlement</w:t>
            </w:r>
            <w:r w:rsidR="00DD73CA">
              <w:rPr>
                <w:noProof/>
                <w:webHidden/>
              </w:rPr>
              <w:tab/>
            </w:r>
            <w:r w:rsidR="00DD73CA">
              <w:rPr>
                <w:noProof/>
                <w:webHidden/>
              </w:rPr>
              <w:fldChar w:fldCharType="begin"/>
            </w:r>
            <w:r w:rsidR="00DD73CA">
              <w:rPr>
                <w:noProof/>
                <w:webHidden/>
              </w:rPr>
              <w:instrText xml:space="preserve"> PAGEREF _Toc158072722 \h </w:instrText>
            </w:r>
            <w:r w:rsidR="00DD73CA">
              <w:rPr>
                <w:noProof/>
                <w:webHidden/>
              </w:rPr>
            </w:r>
            <w:r w:rsidR="00DD73CA">
              <w:rPr>
                <w:noProof/>
                <w:webHidden/>
              </w:rPr>
              <w:fldChar w:fldCharType="separate"/>
            </w:r>
            <w:r w:rsidR="00DD73CA">
              <w:rPr>
                <w:noProof/>
                <w:webHidden/>
              </w:rPr>
              <w:t>19</w:t>
            </w:r>
            <w:r w:rsidR="00DD73CA">
              <w:rPr>
                <w:noProof/>
                <w:webHidden/>
              </w:rPr>
              <w:fldChar w:fldCharType="end"/>
            </w:r>
          </w:hyperlink>
        </w:p>
        <w:p w14:paraId="784BA5F4" w14:textId="081425C3"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723" w:history="1">
            <w:r w:rsidR="00DD73CA" w:rsidRPr="00D21821">
              <w:rPr>
                <w:rStyle w:val="Hyperlink"/>
                <w:noProof/>
              </w:rPr>
              <w:t>5</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Key Assumptions/Solution Considerations</w:t>
            </w:r>
            <w:r w:rsidR="00DD73CA">
              <w:rPr>
                <w:noProof/>
                <w:webHidden/>
              </w:rPr>
              <w:tab/>
            </w:r>
            <w:r w:rsidR="00DD73CA">
              <w:rPr>
                <w:noProof/>
                <w:webHidden/>
              </w:rPr>
              <w:fldChar w:fldCharType="begin"/>
            </w:r>
            <w:r w:rsidR="00DD73CA">
              <w:rPr>
                <w:noProof/>
                <w:webHidden/>
              </w:rPr>
              <w:instrText xml:space="preserve"> PAGEREF _Toc158072723 \h </w:instrText>
            </w:r>
            <w:r w:rsidR="00DD73CA">
              <w:rPr>
                <w:noProof/>
                <w:webHidden/>
              </w:rPr>
            </w:r>
            <w:r w:rsidR="00DD73CA">
              <w:rPr>
                <w:noProof/>
                <w:webHidden/>
              </w:rPr>
              <w:fldChar w:fldCharType="separate"/>
            </w:r>
            <w:r w:rsidR="00DD73CA">
              <w:rPr>
                <w:noProof/>
                <w:webHidden/>
              </w:rPr>
              <w:t>19</w:t>
            </w:r>
            <w:r w:rsidR="00DD73CA">
              <w:rPr>
                <w:noProof/>
                <w:webHidden/>
              </w:rPr>
              <w:fldChar w:fldCharType="end"/>
            </w:r>
          </w:hyperlink>
        </w:p>
        <w:p w14:paraId="092A7808" w14:textId="3FEFE457"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724" w:history="1">
            <w:r w:rsidR="00DD73CA" w:rsidRPr="00D21821">
              <w:rPr>
                <w:rStyle w:val="Hyperlink"/>
                <w:noProof/>
              </w:rPr>
              <w:t>6</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Out of Scope</w:t>
            </w:r>
            <w:r w:rsidR="00DD73CA">
              <w:rPr>
                <w:noProof/>
                <w:webHidden/>
              </w:rPr>
              <w:tab/>
            </w:r>
            <w:r w:rsidR="00DD73CA">
              <w:rPr>
                <w:noProof/>
                <w:webHidden/>
              </w:rPr>
              <w:fldChar w:fldCharType="begin"/>
            </w:r>
            <w:r w:rsidR="00DD73CA">
              <w:rPr>
                <w:noProof/>
                <w:webHidden/>
              </w:rPr>
              <w:instrText xml:space="preserve"> PAGEREF _Toc158072724 \h </w:instrText>
            </w:r>
            <w:r w:rsidR="00DD73CA">
              <w:rPr>
                <w:noProof/>
                <w:webHidden/>
              </w:rPr>
            </w:r>
            <w:r w:rsidR="00DD73CA">
              <w:rPr>
                <w:noProof/>
                <w:webHidden/>
              </w:rPr>
              <w:fldChar w:fldCharType="separate"/>
            </w:r>
            <w:r w:rsidR="00DD73CA">
              <w:rPr>
                <w:noProof/>
                <w:webHidden/>
              </w:rPr>
              <w:t>20</w:t>
            </w:r>
            <w:r w:rsidR="00DD73CA">
              <w:rPr>
                <w:noProof/>
                <w:webHidden/>
              </w:rPr>
              <w:fldChar w:fldCharType="end"/>
            </w:r>
          </w:hyperlink>
        </w:p>
        <w:p w14:paraId="3D4B7E15" w14:textId="515B0827"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725" w:history="1">
            <w:r w:rsidR="00DD73CA" w:rsidRPr="00D21821">
              <w:rPr>
                <w:rStyle w:val="Hyperlink"/>
                <w:noProof/>
              </w:rPr>
              <w:t>7</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Queries/Outstanding points</w:t>
            </w:r>
            <w:r w:rsidR="00DD73CA">
              <w:rPr>
                <w:noProof/>
                <w:webHidden/>
              </w:rPr>
              <w:tab/>
            </w:r>
            <w:r w:rsidR="00DD73CA">
              <w:rPr>
                <w:noProof/>
                <w:webHidden/>
              </w:rPr>
              <w:fldChar w:fldCharType="begin"/>
            </w:r>
            <w:r w:rsidR="00DD73CA">
              <w:rPr>
                <w:noProof/>
                <w:webHidden/>
              </w:rPr>
              <w:instrText xml:space="preserve"> PAGEREF _Toc158072725 \h </w:instrText>
            </w:r>
            <w:r w:rsidR="00DD73CA">
              <w:rPr>
                <w:noProof/>
                <w:webHidden/>
              </w:rPr>
            </w:r>
            <w:r w:rsidR="00DD73CA">
              <w:rPr>
                <w:noProof/>
                <w:webHidden/>
              </w:rPr>
              <w:fldChar w:fldCharType="separate"/>
            </w:r>
            <w:r w:rsidR="00DD73CA">
              <w:rPr>
                <w:noProof/>
                <w:webHidden/>
              </w:rPr>
              <w:t>20</w:t>
            </w:r>
            <w:r w:rsidR="00DD73CA">
              <w:rPr>
                <w:noProof/>
                <w:webHidden/>
              </w:rPr>
              <w:fldChar w:fldCharType="end"/>
            </w:r>
          </w:hyperlink>
        </w:p>
        <w:p w14:paraId="1430C7CB" w14:textId="09AB2B7E" w:rsidR="00DD73CA" w:rsidRDefault="00864005">
          <w:pPr>
            <w:pStyle w:val="TOC1"/>
            <w:tabs>
              <w:tab w:val="left" w:pos="440"/>
              <w:tab w:val="right" w:leader="dot" w:pos="10456"/>
            </w:tabs>
            <w:rPr>
              <w:rFonts w:asciiTheme="minorHAnsi" w:eastAsiaTheme="minorEastAsia" w:hAnsiTheme="minorHAnsi" w:cstheme="minorBidi"/>
              <w:noProof/>
              <w:color w:val="auto"/>
              <w:kern w:val="2"/>
              <w14:ligatures w14:val="standardContextual"/>
            </w:rPr>
          </w:pPr>
          <w:hyperlink w:anchor="_Toc158072726" w:history="1">
            <w:r w:rsidR="00DD73CA" w:rsidRPr="00D21821">
              <w:rPr>
                <w:rStyle w:val="Hyperlink"/>
                <w:noProof/>
              </w:rPr>
              <w:t>8</w:t>
            </w:r>
            <w:r w:rsidR="00DD73CA">
              <w:rPr>
                <w:rFonts w:asciiTheme="minorHAnsi" w:eastAsiaTheme="minorEastAsia" w:hAnsiTheme="minorHAnsi" w:cstheme="minorBidi"/>
                <w:noProof/>
                <w:color w:val="auto"/>
                <w:kern w:val="2"/>
                <w14:ligatures w14:val="standardContextual"/>
              </w:rPr>
              <w:tab/>
            </w:r>
            <w:r w:rsidR="00DD73CA" w:rsidRPr="00D21821">
              <w:rPr>
                <w:rStyle w:val="Hyperlink"/>
                <w:noProof/>
              </w:rPr>
              <w:t>Appendix</w:t>
            </w:r>
            <w:r w:rsidR="00DD73CA">
              <w:rPr>
                <w:noProof/>
                <w:webHidden/>
              </w:rPr>
              <w:tab/>
            </w:r>
            <w:r w:rsidR="00DD73CA">
              <w:rPr>
                <w:noProof/>
                <w:webHidden/>
              </w:rPr>
              <w:fldChar w:fldCharType="begin"/>
            </w:r>
            <w:r w:rsidR="00DD73CA">
              <w:rPr>
                <w:noProof/>
                <w:webHidden/>
              </w:rPr>
              <w:instrText xml:space="preserve"> PAGEREF _Toc158072726 \h </w:instrText>
            </w:r>
            <w:r w:rsidR="00DD73CA">
              <w:rPr>
                <w:noProof/>
                <w:webHidden/>
              </w:rPr>
            </w:r>
            <w:r w:rsidR="00DD73CA">
              <w:rPr>
                <w:noProof/>
                <w:webHidden/>
              </w:rPr>
              <w:fldChar w:fldCharType="separate"/>
            </w:r>
            <w:r w:rsidR="00DD73CA">
              <w:rPr>
                <w:noProof/>
                <w:webHidden/>
              </w:rPr>
              <w:t>20</w:t>
            </w:r>
            <w:r w:rsidR="00DD73CA">
              <w:rPr>
                <w:noProof/>
                <w:webHidden/>
              </w:rPr>
              <w:fldChar w:fldCharType="end"/>
            </w:r>
          </w:hyperlink>
        </w:p>
        <w:p w14:paraId="1119081B" w14:textId="2E6D7A42" w:rsidR="1FCB63AE" w:rsidRDefault="1FCB63AE" w:rsidP="1FCB63AE">
          <w:pPr>
            <w:pStyle w:val="TOC1"/>
            <w:tabs>
              <w:tab w:val="left" w:pos="435"/>
              <w:tab w:val="right" w:leader="dot" w:pos="10455"/>
            </w:tabs>
            <w:rPr>
              <w:rStyle w:val="Hyperlink"/>
            </w:rPr>
          </w:pPr>
          <w:r>
            <w:fldChar w:fldCharType="end"/>
          </w:r>
        </w:p>
      </w:sdtContent>
    </w:sdt>
    <w:p w14:paraId="13E884B4" w14:textId="4F178F25" w:rsidR="00B50ACF" w:rsidRDefault="1FCB63AE" w:rsidP="00B50ACF">
      <w:pPr>
        <w:pStyle w:val="Heading1"/>
      </w:pPr>
      <w:bookmarkStart w:id="1" w:name="_Toc158072695"/>
      <w:r>
        <w:lastRenderedPageBreak/>
        <w:t>Requirement</w:t>
      </w:r>
      <w:bookmarkStart w:id="2" w:name="_Toc447801302"/>
      <w:bookmarkEnd w:id="1"/>
    </w:p>
    <w:p w14:paraId="4C597A58" w14:textId="10361D99" w:rsidR="00226134" w:rsidRPr="00395020" w:rsidRDefault="3F2A8B2D" w:rsidP="002928A2">
      <w:pPr>
        <w:ind w:firstLine="360"/>
        <w:jc w:val="both"/>
      </w:pPr>
      <w:r>
        <w:t>Al Ansari intends to introduce a closed loop wallet processing for their customers.</w:t>
      </w:r>
    </w:p>
    <w:p w14:paraId="26167FE0" w14:textId="5B5BF5A7" w:rsidR="00E41EBF" w:rsidRDefault="1FCB63AE" w:rsidP="00E41EBF">
      <w:pPr>
        <w:pStyle w:val="Heading1"/>
      </w:pPr>
      <w:bookmarkStart w:id="3" w:name="_Toc158072696"/>
      <w:r>
        <w:t>Glossary of Terms</w:t>
      </w:r>
      <w:bookmarkEnd w:id="2"/>
      <w:bookmarkEnd w:id="3"/>
    </w:p>
    <w:tbl>
      <w:tblPr>
        <w:tblStyle w:val="TableGrid"/>
        <w:tblpPr w:leftFromText="180" w:rightFromText="180" w:vertAnchor="text" w:horzAnchor="margin" w:tblpX="355" w:tblpY="117"/>
        <w:tblW w:w="0" w:type="auto"/>
        <w:tblLayout w:type="fixed"/>
        <w:tblLook w:val="04A0" w:firstRow="1" w:lastRow="0" w:firstColumn="1" w:lastColumn="0" w:noHBand="0" w:noVBand="1"/>
      </w:tblPr>
      <w:tblGrid>
        <w:gridCol w:w="2841"/>
        <w:gridCol w:w="1047"/>
        <w:gridCol w:w="5467"/>
      </w:tblGrid>
      <w:tr w:rsidR="000C57F2" w14:paraId="4D53C6C4" w14:textId="77777777" w:rsidTr="00D469BF">
        <w:trPr>
          <w:trHeight w:val="170"/>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48347B08" w14:textId="77777777" w:rsidR="000C57F2" w:rsidRPr="007C0F9C" w:rsidRDefault="000C57F2" w:rsidP="000C57F2">
            <w:pPr>
              <w:spacing w:before="120"/>
              <w:ind w:left="-18" w:firstLine="18"/>
              <w:rPr>
                <w:rFonts w:asciiTheme="minorHAnsi" w:eastAsia="Times New Roman" w:hAnsiTheme="minorHAnsi" w:cs="Arial"/>
                <w:b/>
                <w:color w:val="FFFFFF" w:themeColor="background1"/>
                <w:sz w:val="20"/>
                <w:u w:val="single"/>
              </w:rPr>
            </w:pPr>
            <w:r w:rsidRPr="007C0F9C">
              <w:rPr>
                <w:rFonts w:asciiTheme="minorHAnsi" w:hAnsiTheme="minorHAnsi" w:cs="Arial"/>
                <w:b/>
                <w:color w:val="FFFFFF" w:themeColor="background1"/>
                <w:sz w:val="20"/>
              </w:rPr>
              <w:t>Term</w:t>
            </w:r>
          </w:p>
        </w:tc>
        <w:tc>
          <w:tcPr>
            <w:tcW w:w="10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2060C6C3" w14:textId="77777777" w:rsidR="000C57F2" w:rsidRPr="007C0F9C" w:rsidRDefault="000C57F2" w:rsidP="000C57F2">
            <w:pPr>
              <w:spacing w:before="120"/>
              <w:ind w:left="-18" w:firstLine="18"/>
              <w:rPr>
                <w:rFonts w:asciiTheme="minorHAnsi" w:eastAsiaTheme="minorEastAsia" w:hAnsiTheme="minorHAnsi" w:cs="Arial"/>
                <w:b/>
                <w:color w:val="FFFFFF" w:themeColor="background1"/>
                <w:sz w:val="20"/>
              </w:rPr>
            </w:pPr>
            <w:r w:rsidRPr="007C0F9C">
              <w:rPr>
                <w:rFonts w:asciiTheme="minorHAnsi" w:hAnsiTheme="minorHAnsi" w:cs="Arial"/>
                <w:b/>
                <w:color w:val="FFFFFF" w:themeColor="background1"/>
                <w:sz w:val="20"/>
              </w:rPr>
              <w:t>Acronym</w:t>
            </w:r>
          </w:p>
        </w:tc>
        <w:tc>
          <w:tcPr>
            <w:tcW w:w="54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1" w:themeFillShade="80"/>
            <w:hideMark/>
          </w:tcPr>
          <w:p w14:paraId="3BB5ED0C" w14:textId="77777777" w:rsidR="000C57F2" w:rsidRPr="007C0F9C" w:rsidRDefault="000C57F2" w:rsidP="000C57F2">
            <w:pPr>
              <w:spacing w:before="120"/>
              <w:ind w:left="-18" w:firstLine="18"/>
              <w:rPr>
                <w:rFonts w:asciiTheme="minorHAnsi" w:eastAsia="Times New Roman" w:hAnsiTheme="minorHAnsi" w:cs="Arial"/>
                <w:b/>
                <w:color w:val="FFFFFF" w:themeColor="background1"/>
                <w:sz w:val="20"/>
                <w:u w:val="single"/>
              </w:rPr>
            </w:pPr>
            <w:r w:rsidRPr="007C0F9C">
              <w:rPr>
                <w:rFonts w:asciiTheme="minorHAnsi" w:eastAsia="Times New Roman" w:hAnsiTheme="minorHAnsi" w:cs="Arial"/>
                <w:b/>
                <w:color w:val="FFFFFF" w:themeColor="background1"/>
                <w:sz w:val="20"/>
              </w:rPr>
              <w:t>Definition</w:t>
            </w:r>
          </w:p>
        </w:tc>
      </w:tr>
      <w:tr w:rsidR="000C57F2" w14:paraId="58F5E49A" w14:textId="77777777" w:rsidTr="00D469BF">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D2C24" w14:textId="77777777" w:rsidR="000C57F2" w:rsidRPr="00395020" w:rsidRDefault="000C57F2" w:rsidP="00225B1C">
            <w:pPr>
              <w:spacing w:line="259" w:lineRule="auto"/>
              <w:rPr>
                <w:rFonts w:ascii="Calibri" w:hAnsi="Calibri" w:cstheme="majorBidi"/>
                <w:color w:val="000000" w:themeColor="text1"/>
                <w:sz w:val="22"/>
                <w:szCs w:val="22"/>
              </w:rPr>
            </w:pPr>
            <w:r w:rsidRPr="00395020">
              <w:rPr>
                <w:rFonts w:ascii="Calibri" w:hAnsi="Calibri" w:cstheme="majorBidi"/>
                <w:color w:val="000000" w:themeColor="text1"/>
                <w:sz w:val="22"/>
                <w:szCs w:val="22"/>
              </w:rPr>
              <w:t>Network International</w:t>
            </w:r>
          </w:p>
        </w:tc>
        <w:tc>
          <w:tcPr>
            <w:tcW w:w="10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319E1" w14:textId="77777777" w:rsidR="000C57F2" w:rsidRPr="00395020" w:rsidRDefault="000C57F2" w:rsidP="00225B1C">
            <w:pPr>
              <w:spacing w:line="259" w:lineRule="auto"/>
              <w:rPr>
                <w:rFonts w:ascii="Calibri" w:hAnsi="Calibri" w:cstheme="majorBidi"/>
                <w:color w:val="000000" w:themeColor="text1"/>
                <w:sz w:val="22"/>
                <w:szCs w:val="22"/>
              </w:rPr>
            </w:pPr>
            <w:r w:rsidRPr="00395020">
              <w:rPr>
                <w:rFonts w:ascii="Calibri" w:hAnsi="Calibri" w:cstheme="majorBidi"/>
                <w:color w:val="000000" w:themeColor="text1"/>
                <w:sz w:val="22"/>
                <w:szCs w:val="22"/>
              </w:rPr>
              <w:t>NI</w:t>
            </w:r>
          </w:p>
        </w:tc>
        <w:tc>
          <w:tcPr>
            <w:tcW w:w="5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47414" w14:textId="53BCA470" w:rsidR="000C57F2" w:rsidRPr="00395020" w:rsidRDefault="000C57F2" w:rsidP="00225B1C">
            <w:pPr>
              <w:spacing w:line="259" w:lineRule="auto"/>
              <w:rPr>
                <w:rFonts w:ascii="Calibri" w:hAnsi="Calibri" w:cstheme="majorBidi"/>
                <w:color w:val="000000" w:themeColor="text1"/>
                <w:sz w:val="22"/>
                <w:szCs w:val="22"/>
              </w:rPr>
            </w:pPr>
            <w:r w:rsidRPr="00395020">
              <w:rPr>
                <w:rFonts w:ascii="Calibri" w:hAnsi="Calibri" w:cstheme="majorBidi"/>
                <w:color w:val="000000" w:themeColor="text1"/>
                <w:sz w:val="22"/>
                <w:szCs w:val="22"/>
              </w:rPr>
              <w:t xml:space="preserve">Third Party service provider for </w:t>
            </w:r>
            <w:r w:rsidR="005953C0" w:rsidRPr="00395020">
              <w:rPr>
                <w:rFonts w:ascii="Calibri" w:hAnsi="Calibri" w:cstheme="majorBidi"/>
                <w:color w:val="000000" w:themeColor="text1"/>
                <w:sz w:val="22"/>
                <w:szCs w:val="22"/>
              </w:rPr>
              <w:t>Issuing</w:t>
            </w:r>
            <w:r w:rsidRPr="00395020">
              <w:rPr>
                <w:rFonts w:ascii="Calibri" w:hAnsi="Calibri" w:cstheme="majorBidi"/>
                <w:color w:val="000000" w:themeColor="text1"/>
                <w:sz w:val="22"/>
                <w:szCs w:val="22"/>
              </w:rPr>
              <w:t xml:space="preserve"> </w:t>
            </w:r>
          </w:p>
        </w:tc>
      </w:tr>
      <w:tr w:rsidR="000C57F2" w14:paraId="7B7074D1" w14:textId="77777777" w:rsidTr="00D469BF">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FD0C5" w14:textId="34ADB952" w:rsidR="000C57F2" w:rsidRPr="00395020" w:rsidRDefault="007F2C8D" w:rsidP="00225B1C">
            <w:pPr>
              <w:spacing w:line="259" w:lineRule="auto"/>
              <w:rPr>
                <w:rFonts w:ascii="Calibri" w:hAnsi="Calibri" w:cstheme="majorBidi"/>
                <w:color w:val="000000" w:themeColor="text1"/>
                <w:sz w:val="22"/>
                <w:szCs w:val="22"/>
              </w:rPr>
            </w:pPr>
            <w:r>
              <w:rPr>
                <w:rFonts w:ascii="Calibri" w:hAnsi="Calibri" w:cstheme="majorBidi"/>
                <w:color w:val="000000" w:themeColor="text1"/>
                <w:sz w:val="22"/>
                <w:szCs w:val="22"/>
              </w:rPr>
              <w:t>Al Ansari</w:t>
            </w:r>
          </w:p>
        </w:tc>
        <w:tc>
          <w:tcPr>
            <w:tcW w:w="10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8F3D3" w14:textId="022B29D6" w:rsidR="000C57F2" w:rsidRPr="00395020" w:rsidRDefault="007F2C8D" w:rsidP="00225B1C">
            <w:pPr>
              <w:spacing w:line="259" w:lineRule="auto"/>
              <w:rPr>
                <w:rFonts w:ascii="Calibri" w:hAnsi="Calibri" w:cstheme="majorBidi"/>
                <w:color w:val="000000" w:themeColor="text1"/>
                <w:sz w:val="22"/>
                <w:szCs w:val="22"/>
              </w:rPr>
            </w:pPr>
            <w:r>
              <w:rPr>
                <w:rFonts w:ascii="Calibri" w:hAnsi="Calibri" w:cstheme="majorBidi"/>
                <w:color w:val="000000" w:themeColor="text1"/>
                <w:sz w:val="22"/>
                <w:szCs w:val="22"/>
              </w:rPr>
              <w:t>Al Ansari</w:t>
            </w:r>
          </w:p>
        </w:tc>
        <w:tc>
          <w:tcPr>
            <w:tcW w:w="5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ED2F8" w14:textId="475F8479" w:rsidR="000C57F2" w:rsidRPr="00395020" w:rsidRDefault="007F2C8D" w:rsidP="00225B1C">
            <w:pPr>
              <w:spacing w:line="259" w:lineRule="auto"/>
              <w:rPr>
                <w:rFonts w:ascii="Calibri" w:hAnsi="Calibri" w:cstheme="majorBidi"/>
                <w:color w:val="000000" w:themeColor="text1"/>
                <w:sz w:val="22"/>
                <w:szCs w:val="22"/>
              </w:rPr>
            </w:pPr>
            <w:r>
              <w:rPr>
                <w:rFonts w:ascii="Calibri" w:hAnsi="Calibri" w:cstheme="majorBidi"/>
                <w:color w:val="000000" w:themeColor="text1"/>
                <w:sz w:val="22"/>
                <w:szCs w:val="22"/>
              </w:rPr>
              <w:t>Wallet Provider</w:t>
            </w:r>
          </w:p>
        </w:tc>
      </w:tr>
      <w:tr w:rsidR="00AE32B4" w14:paraId="0CCEA756" w14:textId="77777777" w:rsidTr="00D469BF">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AD096" w14:textId="164C2D5C" w:rsidR="00AE32B4" w:rsidRPr="00395020" w:rsidRDefault="00AE32B4" w:rsidP="00225B1C">
            <w:pPr>
              <w:spacing w:line="259" w:lineRule="auto"/>
              <w:rPr>
                <w:rFonts w:ascii="Calibri" w:hAnsi="Calibri" w:cstheme="majorBidi"/>
                <w:color w:val="000000" w:themeColor="text1"/>
                <w:sz w:val="22"/>
                <w:szCs w:val="22"/>
              </w:rPr>
            </w:pPr>
            <w:r w:rsidRPr="00395020">
              <w:rPr>
                <w:rFonts w:ascii="Calibri" w:hAnsi="Calibri" w:cstheme="majorBidi"/>
                <w:color w:val="000000" w:themeColor="text1"/>
                <w:sz w:val="22"/>
                <w:szCs w:val="22"/>
              </w:rPr>
              <w:t>Card Management System</w:t>
            </w:r>
          </w:p>
        </w:tc>
        <w:tc>
          <w:tcPr>
            <w:tcW w:w="10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0F304" w14:textId="170B40A9" w:rsidR="00AE32B4" w:rsidRPr="00395020" w:rsidRDefault="00AE32B4" w:rsidP="00225B1C">
            <w:pPr>
              <w:spacing w:line="259" w:lineRule="auto"/>
              <w:rPr>
                <w:rFonts w:ascii="Calibri" w:hAnsi="Calibri" w:cstheme="majorBidi"/>
                <w:color w:val="000000" w:themeColor="text1"/>
                <w:sz w:val="22"/>
                <w:szCs w:val="22"/>
              </w:rPr>
            </w:pPr>
            <w:r w:rsidRPr="00395020">
              <w:rPr>
                <w:rFonts w:ascii="Calibri" w:hAnsi="Calibri" w:cstheme="majorBidi"/>
                <w:color w:val="000000" w:themeColor="text1"/>
                <w:sz w:val="22"/>
                <w:szCs w:val="22"/>
              </w:rPr>
              <w:t>CMS</w:t>
            </w:r>
          </w:p>
        </w:tc>
        <w:tc>
          <w:tcPr>
            <w:tcW w:w="54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7C934" w14:textId="053D3FCD" w:rsidR="00AE32B4" w:rsidRPr="00395020" w:rsidDel="00996B5D" w:rsidRDefault="00AE32B4" w:rsidP="00225B1C">
            <w:pPr>
              <w:spacing w:line="259" w:lineRule="auto"/>
              <w:rPr>
                <w:rFonts w:ascii="Calibri" w:hAnsi="Calibri" w:cstheme="majorBidi"/>
                <w:color w:val="000000" w:themeColor="text1"/>
                <w:sz w:val="22"/>
                <w:szCs w:val="22"/>
              </w:rPr>
            </w:pPr>
            <w:r w:rsidRPr="00395020">
              <w:rPr>
                <w:rFonts w:ascii="Calibri" w:hAnsi="Calibri" w:cstheme="majorBidi"/>
                <w:color w:val="000000" w:themeColor="text1"/>
                <w:sz w:val="22"/>
                <w:szCs w:val="22"/>
              </w:rPr>
              <w:t xml:space="preserve">Way4 </w:t>
            </w:r>
            <w:r w:rsidR="005929D5">
              <w:rPr>
                <w:rFonts w:ascii="Calibri" w:hAnsi="Calibri" w:cstheme="majorBidi"/>
                <w:color w:val="000000" w:themeColor="text1"/>
                <w:sz w:val="22"/>
                <w:szCs w:val="22"/>
              </w:rPr>
              <w:t>CMS</w:t>
            </w:r>
          </w:p>
        </w:tc>
      </w:tr>
      <w:tr w:rsidR="005929D5" w14:paraId="15724C8B" w14:textId="77777777" w:rsidTr="00D469BF">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87BD5" w14:textId="7C865F73" w:rsidR="005929D5" w:rsidRPr="005929D5" w:rsidRDefault="005929D5" w:rsidP="005929D5">
            <w:pPr>
              <w:spacing w:line="259" w:lineRule="auto"/>
              <w:rPr>
                <w:rFonts w:ascii="Calibri" w:hAnsi="Calibri" w:cstheme="majorBidi"/>
                <w:color w:val="000000" w:themeColor="text1"/>
                <w:sz w:val="22"/>
                <w:szCs w:val="22"/>
              </w:rPr>
            </w:pPr>
            <w:r w:rsidRPr="005929D5">
              <w:rPr>
                <w:rFonts w:ascii="Calibri" w:hAnsi="Calibri" w:cstheme="majorBidi"/>
                <w:color w:val="000000" w:themeColor="text1"/>
                <w:sz w:val="22"/>
                <w:szCs w:val="22"/>
              </w:rPr>
              <w:t>Transaction Switch</w:t>
            </w:r>
          </w:p>
        </w:tc>
        <w:tc>
          <w:tcPr>
            <w:tcW w:w="10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34B4F" w14:textId="000D0C65" w:rsidR="005929D5" w:rsidRPr="005929D5" w:rsidRDefault="005929D5" w:rsidP="005929D5">
            <w:pPr>
              <w:spacing w:line="259" w:lineRule="auto"/>
              <w:rPr>
                <w:rFonts w:ascii="Calibri" w:hAnsi="Calibri" w:cstheme="majorBidi"/>
                <w:color w:val="000000" w:themeColor="text1"/>
                <w:sz w:val="22"/>
                <w:szCs w:val="22"/>
              </w:rPr>
            </w:pPr>
            <w:r w:rsidRPr="005929D5">
              <w:rPr>
                <w:rFonts w:ascii="Calibri" w:hAnsi="Calibri" w:cstheme="majorBidi"/>
                <w:color w:val="000000" w:themeColor="text1"/>
                <w:sz w:val="22"/>
                <w:szCs w:val="22"/>
              </w:rPr>
              <w:t>Switch</w:t>
            </w:r>
          </w:p>
        </w:tc>
        <w:tc>
          <w:tcPr>
            <w:tcW w:w="54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ECE0A1" w14:textId="0507172F" w:rsidR="005929D5" w:rsidRPr="005929D5" w:rsidRDefault="007F2C8D" w:rsidP="005929D5">
            <w:pPr>
              <w:spacing w:line="259" w:lineRule="auto"/>
              <w:rPr>
                <w:rFonts w:ascii="Calibri" w:hAnsi="Calibri" w:cstheme="majorBidi"/>
                <w:color w:val="000000" w:themeColor="text1"/>
                <w:sz w:val="22"/>
                <w:szCs w:val="22"/>
              </w:rPr>
            </w:pPr>
            <w:r>
              <w:rPr>
                <w:rFonts w:ascii="Calibri" w:hAnsi="Calibri" w:cstheme="majorBidi"/>
                <w:color w:val="000000" w:themeColor="text1"/>
                <w:sz w:val="22"/>
                <w:szCs w:val="22"/>
              </w:rPr>
              <w:t>Base24</w:t>
            </w:r>
            <w:r w:rsidR="005929D5" w:rsidRPr="005929D5">
              <w:rPr>
                <w:rFonts w:ascii="Calibri" w:hAnsi="Calibri" w:cstheme="majorBidi"/>
                <w:color w:val="000000" w:themeColor="text1"/>
                <w:sz w:val="22"/>
                <w:szCs w:val="22"/>
              </w:rPr>
              <w:t xml:space="preserve"> Switch</w:t>
            </w:r>
          </w:p>
        </w:tc>
      </w:tr>
      <w:tr w:rsidR="005C0851" w14:paraId="35E904A0" w14:textId="77777777" w:rsidTr="00D469BF">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5286" w14:textId="27A9F352" w:rsidR="005C0851" w:rsidRPr="005C0851" w:rsidRDefault="005C0851" w:rsidP="005C0851">
            <w:pPr>
              <w:spacing w:line="259" w:lineRule="auto"/>
              <w:rPr>
                <w:rFonts w:ascii="Calibri" w:hAnsi="Calibri" w:cstheme="majorBidi"/>
                <w:color w:val="000000" w:themeColor="text1"/>
                <w:sz w:val="22"/>
                <w:szCs w:val="22"/>
              </w:rPr>
            </w:pPr>
            <w:r w:rsidRPr="005C0851">
              <w:rPr>
                <w:rFonts w:ascii="Calibri" w:hAnsi="Calibri" w:cstheme="majorBidi"/>
                <w:color w:val="000000" w:themeColor="text1"/>
                <w:sz w:val="22"/>
                <w:szCs w:val="22"/>
              </w:rPr>
              <w:t>Foo</w:t>
            </w:r>
          </w:p>
        </w:tc>
        <w:tc>
          <w:tcPr>
            <w:tcW w:w="10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FCF9A" w14:textId="4C01E9E7" w:rsidR="005C0851" w:rsidRPr="005C0851" w:rsidRDefault="005C0851" w:rsidP="005C0851">
            <w:pPr>
              <w:spacing w:line="259" w:lineRule="auto"/>
              <w:rPr>
                <w:rFonts w:ascii="Calibri" w:hAnsi="Calibri" w:cstheme="majorBidi"/>
                <w:color w:val="000000" w:themeColor="text1"/>
                <w:sz w:val="22"/>
                <w:szCs w:val="22"/>
              </w:rPr>
            </w:pPr>
            <w:r w:rsidRPr="005C0851">
              <w:rPr>
                <w:rFonts w:ascii="Calibri" w:hAnsi="Calibri" w:cstheme="majorBidi"/>
                <w:color w:val="000000" w:themeColor="text1"/>
                <w:sz w:val="22"/>
                <w:szCs w:val="22"/>
              </w:rPr>
              <w:t>Foo</w:t>
            </w:r>
          </w:p>
        </w:tc>
        <w:tc>
          <w:tcPr>
            <w:tcW w:w="54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BF028" w14:textId="079BFA4B" w:rsidR="005C0851" w:rsidRPr="005C0851" w:rsidRDefault="005C0851" w:rsidP="005C0851">
            <w:pPr>
              <w:spacing w:line="259" w:lineRule="auto"/>
              <w:rPr>
                <w:rFonts w:ascii="Calibri" w:hAnsi="Calibri" w:cstheme="majorBidi"/>
                <w:color w:val="000000" w:themeColor="text1"/>
                <w:sz w:val="22"/>
                <w:szCs w:val="22"/>
              </w:rPr>
            </w:pPr>
            <w:r w:rsidRPr="005C0851">
              <w:rPr>
                <w:rFonts w:ascii="Calibri" w:hAnsi="Calibri" w:cstheme="majorBidi"/>
                <w:color w:val="000000" w:themeColor="text1"/>
                <w:sz w:val="22"/>
                <w:szCs w:val="22"/>
              </w:rPr>
              <w:t>Customer wallet and merchant application provider</w:t>
            </w:r>
          </w:p>
        </w:tc>
      </w:tr>
    </w:tbl>
    <w:p w14:paraId="243E7887" w14:textId="77777777" w:rsidR="00E41EBF" w:rsidRDefault="00E41EBF" w:rsidP="005C0851">
      <w:pPr>
        <w:spacing w:after="0"/>
      </w:pPr>
    </w:p>
    <w:p w14:paraId="0BA29D9A" w14:textId="77777777" w:rsidR="00E41EBF" w:rsidRDefault="00E41EBF" w:rsidP="005C0851">
      <w:pPr>
        <w:spacing w:after="0"/>
      </w:pPr>
    </w:p>
    <w:p w14:paraId="7884C627" w14:textId="77777777" w:rsidR="00E41EBF" w:rsidRPr="00E41EBF" w:rsidRDefault="00E41EBF" w:rsidP="005C0851">
      <w:pPr>
        <w:spacing w:after="0"/>
      </w:pPr>
    </w:p>
    <w:p w14:paraId="18B2C2A0" w14:textId="2B08EA81" w:rsidR="00E41EBF" w:rsidRPr="005C0851" w:rsidRDefault="00E41EBF" w:rsidP="005C0851">
      <w:pPr>
        <w:spacing w:after="0"/>
      </w:pPr>
    </w:p>
    <w:p w14:paraId="10192577" w14:textId="77777777" w:rsidR="005C0851" w:rsidRDefault="005C0851" w:rsidP="00E41EBF">
      <w:pPr>
        <w:ind w:left="360"/>
        <w:rPr>
          <w:rFonts w:asciiTheme="minorHAnsi" w:eastAsiaTheme="majorEastAsia" w:hAnsiTheme="minorHAnsi"/>
        </w:rPr>
      </w:pPr>
    </w:p>
    <w:p w14:paraId="1CE142BA" w14:textId="529E6806" w:rsidR="006845FA" w:rsidRDefault="1FCB63AE" w:rsidP="000D203B">
      <w:pPr>
        <w:pStyle w:val="Heading1"/>
      </w:pPr>
      <w:bookmarkStart w:id="4" w:name="_Toc158072697"/>
      <w:r>
        <w:t>High level Scope</w:t>
      </w:r>
      <w:bookmarkEnd w:id="4"/>
    </w:p>
    <w:p w14:paraId="08C9A1CE" w14:textId="4259E38B" w:rsidR="006845FA" w:rsidRDefault="003D23A8">
      <w:pPr>
        <w:pStyle w:val="ListParagraph"/>
        <w:numPr>
          <w:ilvl w:val="0"/>
          <w:numId w:val="11"/>
        </w:numPr>
        <w:spacing w:after="0" w:line="240" w:lineRule="auto"/>
        <w:contextualSpacing w:val="0"/>
      </w:pPr>
      <w:r>
        <w:t>F</w:t>
      </w:r>
      <w:r w:rsidR="00D20130">
        <w:t>inancial Institution (FI)</w:t>
      </w:r>
      <w:r>
        <w:t xml:space="preserve"> </w:t>
      </w:r>
      <w:r w:rsidR="00225B1C">
        <w:t>s</w:t>
      </w:r>
      <w:r>
        <w:t xml:space="preserve">et up for </w:t>
      </w:r>
      <w:r w:rsidR="000955A8">
        <w:t>Al Ansari</w:t>
      </w:r>
      <w:r w:rsidR="00F31E66">
        <w:t xml:space="preserve"> in NI </w:t>
      </w:r>
      <w:r w:rsidR="000955A8">
        <w:t>UAE</w:t>
      </w:r>
      <w:r w:rsidR="00F31E66">
        <w:t xml:space="preserve"> platform.</w:t>
      </w:r>
    </w:p>
    <w:p w14:paraId="485C39C4" w14:textId="4F7458E3" w:rsidR="00F31E66" w:rsidRDefault="000955A8">
      <w:pPr>
        <w:pStyle w:val="ListParagraph"/>
        <w:numPr>
          <w:ilvl w:val="0"/>
          <w:numId w:val="11"/>
        </w:numPr>
        <w:spacing w:after="0" w:line="240" w:lineRule="auto"/>
      </w:pPr>
      <w:r>
        <w:t>One product with closed loop processing.</w:t>
      </w:r>
    </w:p>
    <w:p w14:paraId="3D82EE5B" w14:textId="3594BEE2" w:rsidR="00021DB8" w:rsidRDefault="00021DB8">
      <w:pPr>
        <w:pStyle w:val="ListParagraph"/>
        <w:numPr>
          <w:ilvl w:val="0"/>
          <w:numId w:val="11"/>
        </w:numPr>
        <w:spacing w:after="0" w:line="240" w:lineRule="auto"/>
      </w:pPr>
      <w:r>
        <w:t>Customer mobile application development for wallet management</w:t>
      </w:r>
    </w:p>
    <w:p w14:paraId="3F3AA18B" w14:textId="6D598D2F" w:rsidR="00225B1C" w:rsidRPr="006D3258" w:rsidDel="00C42E75" w:rsidRDefault="23BF863B">
      <w:pPr>
        <w:pStyle w:val="ListParagraph"/>
        <w:numPr>
          <w:ilvl w:val="0"/>
          <w:numId w:val="11"/>
        </w:numPr>
        <w:spacing w:after="0" w:line="240" w:lineRule="auto"/>
      </w:pPr>
      <w:r>
        <w:t xml:space="preserve">Balance hosting </w:t>
      </w:r>
      <w:r w:rsidR="27E3D448">
        <w:t>i</w:t>
      </w:r>
      <w:r>
        <w:t>n NI CMS</w:t>
      </w:r>
    </w:p>
    <w:p w14:paraId="3F798F86" w14:textId="3D1C88AB" w:rsidR="00705465" w:rsidRDefault="000955A8">
      <w:pPr>
        <w:pStyle w:val="ListParagraph"/>
        <w:numPr>
          <w:ilvl w:val="0"/>
          <w:numId w:val="11"/>
        </w:numPr>
        <w:spacing w:after="0" w:line="240" w:lineRule="auto"/>
        <w:contextualSpacing w:val="0"/>
      </w:pPr>
      <w:r>
        <w:t>Base24</w:t>
      </w:r>
      <w:r w:rsidR="00F31E66">
        <w:t xml:space="preserve"> switch i</w:t>
      </w:r>
      <w:r w:rsidR="00D026DC">
        <w:t>nterfac</w:t>
      </w:r>
      <w:r>
        <w:t>e</w:t>
      </w:r>
    </w:p>
    <w:p w14:paraId="46637AC9" w14:textId="60CA978D" w:rsidR="005C1054" w:rsidDel="00341F8F" w:rsidRDefault="1AAD031E">
      <w:pPr>
        <w:pStyle w:val="ListParagraph"/>
        <w:numPr>
          <w:ilvl w:val="0"/>
          <w:numId w:val="11"/>
        </w:numPr>
        <w:spacing w:after="0" w:line="240" w:lineRule="auto"/>
      </w:pPr>
      <w:r>
        <w:t>Authorization and Transaction processing</w:t>
      </w:r>
    </w:p>
    <w:p w14:paraId="695D85F8" w14:textId="1515CBA5" w:rsidR="00021DB8" w:rsidRDefault="00021DB8">
      <w:pPr>
        <w:pStyle w:val="ListParagraph"/>
        <w:numPr>
          <w:ilvl w:val="0"/>
          <w:numId w:val="11"/>
        </w:numPr>
        <w:spacing w:after="0" w:line="240" w:lineRule="auto"/>
      </w:pPr>
      <w:r>
        <w:t>Merchant application for payment acceptance</w:t>
      </w:r>
    </w:p>
    <w:p w14:paraId="58D25E39" w14:textId="6A7D70CE" w:rsidR="00395020" w:rsidRDefault="09649004">
      <w:pPr>
        <w:pStyle w:val="ListParagraph"/>
        <w:numPr>
          <w:ilvl w:val="0"/>
          <w:numId w:val="11"/>
        </w:numPr>
        <w:spacing w:after="0" w:line="240" w:lineRule="auto"/>
      </w:pPr>
      <w:r>
        <w:t>NI middleware i</w:t>
      </w:r>
      <w:r w:rsidR="4C8204DA">
        <w:t xml:space="preserve">ntegration </w:t>
      </w:r>
      <w:r>
        <w:t>via NI API gateway</w:t>
      </w:r>
      <w:r w:rsidR="27B2C27D">
        <w:t xml:space="preserve"> (JSON via REST APIs)</w:t>
      </w:r>
    </w:p>
    <w:p w14:paraId="3A511335" w14:textId="0DDE0593" w:rsidR="006845FA" w:rsidRDefault="7BAD5855">
      <w:pPr>
        <w:pStyle w:val="ListParagraph"/>
        <w:numPr>
          <w:ilvl w:val="0"/>
          <w:numId w:val="11"/>
        </w:numPr>
        <w:spacing w:after="0" w:line="240" w:lineRule="auto"/>
        <w:contextualSpacing w:val="0"/>
      </w:pPr>
      <w:r>
        <w:t>Way4 web Portal</w:t>
      </w:r>
      <w:r w:rsidR="087ED7B7">
        <w:t xml:space="preserve"> </w:t>
      </w:r>
      <w:r w:rsidR="00364E3D">
        <w:t>view access</w:t>
      </w:r>
      <w:r w:rsidR="2B9E8C81">
        <w:t xml:space="preserve"> </w:t>
      </w:r>
      <w:r w:rsidR="2D5AD237">
        <w:t>to CMS screens</w:t>
      </w:r>
    </w:p>
    <w:p w14:paraId="303BD9B7" w14:textId="7C57E418" w:rsidR="00D20130" w:rsidRDefault="54ADAC15">
      <w:pPr>
        <w:pStyle w:val="ListParagraph"/>
        <w:numPr>
          <w:ilvl w:val="0"/>
          <w:numId w:val="11"/>
        </w:numPr>
        <w:spacing w:after="0" w:line="240" w:lineRule="auto"/>
      </w:pPr>
      <w:r>
        <w:t>Operations service</w:t>
      </w:r>
      <w:r w:rsidR="09649004">
        <w:t xml:space="preserve"> – </w:t>
      </w:r>
    </w:p>
    <w:p w14:paraId="786ADAE2" w14:textId="028CCA85" w:rsidR="007D5FFD" w:rsidRDefault="1AAD031E">
      <w:pPr>
        <w:pStyle w:val="ListParagraph"/>
        <w:numPr>
          <w:ilvl w:val="1"/>
          <w:numId w:val="11"/>
        </w:numPr>
        <w:spacing w:after="0" w:line="240" w:lineRule="auto"/>
      </w:pPr>
      <w:r>
        <w:t xml:space="preserve">Settlement </w:t>
      </w:r>
    </w:p>
    <w:p w14:paraId="19121A9C" w14:textId="537DE5F4" w:rsidR="003D7092" w:rsidRDefault="0C323885">
      <w:pPr>
        <w:pStyle w:val="ListParagraph"/>
        <w:numPr>
          <w:ilvl w:val="0"/>
          <w:numId w:val="11"/>
        </w:numPr>
        <w:spacing w:after="0" w:line="240" w:lineRule="auto"/>
        <w:contextualSpacing w:val="0"/>
      </w:pPr>
      <w:r>
        <w:t>Key management</w:t>
      </w:r>
    </w:p>
    <w:p w14:paraId="759F9339" w14:textId="77777777" w:rsidR="006845FA" w:rsidRPr="0067770B" w:rsidRDefault="26C12175">
      <w:pPr>
        <w:pStyle w:val="ListParagraph"/>
        <w:numPr>
          <w:ilvl w:val="0"/>
          <w:numId w:val="11"/>
        </w:numPr>
        <w:spacing w:after="0" w:line="240" w:lineRule="auto"/>
        <w:contextualSpacing w:val="0"/>
      </w:pPr>
      <w:r>
        <w:t>User management</w:t>
      </w:r>
    </w:p>
    <w:p w14:paraId="05DFD777" w14:textId="6575E724" w:rsidR="006845FA" w:rsidRDefault="0C323885">
      <w:pPr>
        <w:pStyle w:val="ListParagraph"/>
        <w:numPr>
          <w:ilvl w:val="0"/>
          <w:numId w:val="11"/>
        </w:numPr>
        <w:spacing w:after="0" w:line="240" w:lineRule="auto"/>
        <w:contextualSpacing w:val="0"/>
      </w:pPr>
      <w:r>
        <w:t>Standard batch interfaces and reports exchange via SFTP</w:t>
      </w:r>
    </w:p>
    <w:p w14:paraId="24D5C8DA" w14:textId="695AF6BF" w:rsidR="00BB0B73" w:rsidRPr="00DF742F" w:rsidRDefault="2D551C78">
      <w:pPr>
        <w:pStyle w:val="ListParagraph"/>
        <w:numPr>
          <w:ilvl w:val="0"/>
          <w:numId w:val="11"/>
        </w:numPr>
        <w:spacing w:after="0" w:line="240" w:lineRule="auto"/>
        <w:contextualSpacing w:val="0"/>
      </w:pPr>
      <w:r>
        <w:t>Infra</w:t>
      </w:r>
      <w:r w:rsidR="001D12D7">
        <w:t>structure</w:t>
      </w:r>
      <w:r>
        <w:t xml:space="preserve"> set up</w:t>
      </w:r>
    </w:p>
    <w:p w14:paraId="498EC97B" w14:textId="77777777" w:rsidR="00DF742F" w:rsidRDefault="00DF742F">
      <w:pPr>
        <w:rPr>
          <w:rFonts w:eastAsiaTheme="majorEastAsia"/>
          <w:b/>
          <w:sz w:val="32"/>
          <w:szCs w:val="32"/>
        </w:rPr>
      </w:pPr>
      <w:r>
        <w:br w:type="page"/>
      </w:r>
    </w:p>
    <w:p w14:paraId="75F0BDE9" w14:textId="008C4A52" w:rsidR="00ED5B68" w:rsidRDefault="1FCB63AE" w:rsidP="00ED5B68">
      <w:pPr>
        <w:pStyle w:val="Heading1"/>
      </w:pPr>
      <w:bookmarkStart w:id="5" w:name="_Toc158072698"/>
      <w:r>
        <w:lastRenderedPageBreak/>
        <w:t>Solution Overview</w:t>
      </w:r>
      <w:bookmarkEnd w:id="5"/>
    </w:p>
    <w:p w14:paraId="2A9B09DD" w14:textId="675CD771" w:rsidR="005A3DD8" w:rsidRDefault="005A3DD8" w:rsidP="005A3DD8">
      <w:pPr>
        <w:pStyle w:val="ListParagraph"/>
        <w:ind w:left="1080"/>
        <w:jc w:val="both"/>
      </w:pPr>
      <w:bookmarkStart w:id="6" w:name="_Toc86064489"/>
      <w:bookmarkEnd w:id="6"/>
    </w:p>
    <w:p w14:paraId="3C714260" w14:textId="4D3CD8E9" w:rsidR="004903C5" w:rsidRDefault="1FCB63AE" w:rsidP="00473BC3">
      <w:pPr>
        <w:pStyle w:val="Heading2"/>
        <w:rPr>
          <w:b/>
          <w:bCs/>
          <w:color w:val="2E74B5" w:themeColor="accent1" w:themeShade="BF"/>
        </w:rPr>
      </w:pPr>
      <w:bookmarkStart w:id="7" w:name="_Toc158072699"/>
      <w:r w:rsidRPr="1FCB63AE">
        <w:rPr>
          <w:b/>
          <w:bCs/>
          <w:color w:val="2E74B5" w:themeColor="accent1" w:themeShade="BF"/>
        </w:rPr>
        <w:t>Architecture</w:t>
      </w:r>
      <w:bookmarkEnd w:id="7"/>
      <w:r w:rsidRPr="1FCB63AE">
        <w:rPr>
          <w:b/>
          <w:bCs/>
          <w:color w:val="2E74B5" w:themeColor="accent1" w:themeShade="BF"/>
        </w:rPr>
        <w:t xml:space="preserve"> </w:t>
      </w:r>
    </w:p>
    <w:p w14:paraId="325A439B" w14:textId="77777777" w:rsidR="00837C86" w:rsidRPr="00837C86" w:rsidRDefault="00837C86" w:rsidP="00837C86"/>
    <w:p w14:paraId="4487A93F" w14:textId="665CE436" w:rsidR="004903C5" w:rsidRDefault="00837C86" w:rsidP="00837C86">
      <w:pPr>
        <w:ind w:left="360"/>
      </w:pPr>
      <w:r>
        <w:rPr>
          <w:noProof/>
        </w:rPr>
        <w:drawing>
          <wp:inline distT="0" distB="0" distL="0" distR="0" wp14:anchorId="14ABE6A7" wp14:editId="67BD0FD0">
            <wp:extent cx="6108700" cy="3143069"/>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702" cy="3150273"/>
                    </a:xfrm>
                    <a:prstGeom prst="rect">
                      <a:avLst/>
                    </a:prstGeom>
                  </pic:spPr>
                </pic:pic>
              </a:graphicData>
            </a:graphic>
          </wp:inline>
        </w:drawing>
      </w:r>
    </w:p>
    <w:p w14:paraId="77B2AE0E" w14:textId="77777777" w:rsidR="00837C86" w:rsidRDefault="00837C86" w:rsidP="00837C86">
      <w:pPr>
        <w:pStyle w:val="Heading2"/>
        <w:numPr>
          <w:ilvl w:val="0"/>
          <w:numId w:val="0"/>
        </w:numPr>
        <w:ind w:left="720"/>
        <w:rPr>
          <w:b/>
          <w:bCs/>
          <w:color w:val="2E74B5" w:themeColor="accent1" w:themeShade="BF"/>
        </w:rPr>
      </w:pPr>
    </w:p>
    <w:p w14:paraId="4CFBC676" w14:textId="55D78588" w:rsidR="00AC0F2C" w:rsidRPr="00F50A72" w:rsidRDefault="00466F67" w:rsidP="00473BC3">
      <w:pPr>
        <w:pStyle w:val="Heading2"/>
        <w:rPr>
          <w:b/>
          <w:bCs/>
          <w:color w:val="2E74B5" w:themeColor="accent1" w:themeShade="BF"/>
        </w:rPr>
      </w:pPr>
      <w:bookmarkStart w:id="8" w:name="_Toc158072700"/>
      <w:r>
        <w:rPr>
          <w:b/>
          <w:bCs/>
          <w:color w:val="2E74B5" w:themeColor="accent1" w:themeShade="BF"/>
        </w:rPr>
        <w:t>Transaction Process</w:t>
      </w:r>
      <w:bookmarkEnd w:id="8"/>
    </w:p>
    <w:p w14:paraId="5DEAE096" w14:textId="0B71E82A" w:rsidR="00984C58" w:rsidRDefault="00C42592" w:rsidP="00AC203D">
      <w:pPr>
        <w:pStyle w:val="ListParagraph"/>
        <w:numPr>
          <w:ilvl w:val="0"/>
          <w:numId w:val="8"/>
        </w:numPr>
        <w:jc w:val="both"/>
      </w:pPr>
      <w:r>
        <w:t xml:space="preserve">Al Ansari digital pay will support various payment services like below – </w:t>
      </w:r>
    </w:p>
    <w:p w14:paraId="0B384128" w14:textId="7931787F" w:rsidR="00C42592" w:rsidRDefault="00C42592" w:rsidP="00C42592">
      <w:pPr>
        <w:pStyle w:val="ListParagraph"/>
        <w:numPr>
          <w:ilvl w:val="1"/>
          <w:numId w:val="8"/>
        </w:numPr>
        <w:jc w:val="both"/>
      </w:pPr>
      <w:r>
        <w:t>Wallet to Wallet Transfer (P to P)</w:t>
      </w:r>
    </w:p>
    <w:p w14:paraId="6DBD8B85" w14:textId="5FA5BF44" w:rsidR="00C42592" w:rsidRDefault="00C42592" w:rsidP="00C42592">
      <w:pPr>
        <w:pStyle w:val="ListParagraph"/>
        <w:numPr>
          <w:ilvl w:val="1"/>
          <w:numId w:val="8"/>
        </w:numPr>
        <w:jc w:val="both"/>
      </w:pPr>
      <w:r>
        <w:t xml:space="preserve">Wallet to Merchant (P to M applicable for NI and Non-NI merchant) </w:t>
      </w:r>
    </w:p>
    <w:p w14:paraId="5B15E622" w14:textId="150D3050" w:rsidR="00C42592" w:rsidRDefault="0DE09E17" w:rsidP="00C42592">
      <w:pPr>
        <w:pStyle w:val="ListParagraph"/>
        <w:numPr>
          <w:ilvl w:val="1"/>
          <w:numId w:val="8"/>
        </w:numPr>
        <w:jc w:val="both"/>
      </w:pPr>
      <w:commentRangeStart w:id="9"/>
      <w:r>
        <w:t>Cash-in</w:t>
      </w:r>
      <w:commentRangeEnd w:id="9"/>
      <w:r w:rsidR="00C42592">
        <w:rPr>
          <w:rStyle w:val="CommentReference"/>
        </w:rPr>
        <w:commentReference w:id="9"/>
      </w:r>
      <w:r>
        <w:t xml:space="preserve"> and Cash-out</w:t>
      </w:r>
    </w:p>
    <w:p w14:paraId="316B9B26" w14:textId="257B5CB6" w:rsidR="00C42592" w:rsidRDefault="0DE09E17" w:rsidP="00C42592">
      <w:pPr>
        <w:pStyle w:val="ListParagraph"/>
        <w:numPr>
          <w:ilvl w:val="1"/>
          <w:numId w:val="8"/>
        </w:numPr>
        <w:jc w:val="both"/>
      </w:pPr>
      <w:commentRangeStart w:id="10"/>
      <w:r>
        <w:t xml:space="preserve">Balance inquiry </w:t>
      </w:r>
      <w:commentRangeEnd w:id="10"/>
      <w:r w:rsidR="00C42592">
        <w:rPr>
          <w:rStyle w:val="CommentReference"/>
        </w:rPr>
        <w:commentReference w:id="10"/>
      </w:r>
    </w:p>
    <w:p w14:paraId="0F7426B8" w14:textId="54512C40" w:rsidR="00C42592" w:rsidRDefault="00C42592" w:rsidP="00C42592">
      <w:pPr>
        <w:pStyle w:val="ListParagraph"/>
        <w:numPr>
          <w:ilvl w:val="1"/>
          <w:numId w:val="8"/>
        </w:numPr>
        <w:jc w:val="both"/>
      </w:pPr>
      <w:r>
        <w:t>Account to Account transfer (WPS Payroll to SVA Wallet)</w:t>
      </w:r>
    </w:p>
    <w:p w14:paraId="6C60131C" w14:textId="00594153" w:rsidR="00441F8E" w:rsidRDefault="00441F8E" w:rsidP="00C42592">
      <w:pPr>
        <w:pStyle w:val="ListParagraph"/>
        <w:numPr>
          <w:ilvl w:val="1"/>
          <w:numId w:val="8"/>
        </w:numPr>
        <w:jc w:val="both"/>
      </w:pPr>
      <w:r>
        <w:t xml:space="preserve">Bill payment </w:t>
      </w:r>
    </w:p>
    <w:p w14:paraId="6E197262" w14:textId="77777777" w:rsidR="007B5B15" w:rsidRDefault="00441F8E" w:rsidP="007B5B15">
      <w:pPr>
        <w:pStyle w:val="ListParagraph"/>
        <w:numPr>
          <w:ilvl w:val="1"/>
          <w:numId w:val="8"/>
        </w:numPr>
        <w:jc w:val="both"/>
      </w:pPr>
      <w:r>
        <w:t xml:space="preserve">Remittance </w:t>
      </w:r>
    </w:p>
    <w:p w14:paraId="04B516AE" w14:textId="497A263B" w:rsidR="00441F8E" w:rsidRDefault="00441F8E" w:rsidP="007B5B15">
      <w:pPr>
        <w:pStyle w:val="ListParagraph"/>
        <w:numPr>
          <w:ilvl w:val="1"/>
          <w:numId w:val="8"/>
        </w:numPr>
        <w:jc w:val="both"/>
      </w:pPr>
      <w:r>
        <w:t>Request to Pay</w:t>
      </w:r>
    </w:p>
    <w:p w14:paraId="75F42D8C" w14:textId="49DFB162" w:rsidR="009906C2" w:rsidRDefault="007B5B15" w:rsidP="007B5B15">
      <w:pPr>
        <w:pStyle w:val="ListParagraph"/>
        <w:numPr>
          <w:ilvl w:val="0"/>
          <w:numId w:val="8"/>
        </w:numPr>
        <w:jc w:val="both"/>
      </w:pPr>
      <w:r>
        <w:t xml:space="preserve">Al Ansari Digital Pay will support biometric or PIN based authentication. </w:t>
      </w:r>
    </w:p>
    <w:p w14:paraId="02D2D14F" w14:textId="6C3BB215" w:rsidR="000F6EB6" w:rsidRDefault="007B5B15" w:rsidP="00581BB9">
      <w:pPr>
        <w:pStyle w:val="ListParagraph"/>
        <w:numPr>
          <w:ilvl w:val="0"/>
          <w:numId w:val="8"/>
        </w:numPr>
        <w:jc w:val="both"/>
      </w:pPr>
      <w:r>
        <w:t>The v</w:t>
      </w:r>
      <w:r w:rsidR="2BABD6B7">
        <w:t xml:space="preserve">elocity check parameters </w:t>
      </w:r>
      <w:r w:rsidR="00581BB9">
        <w:t>will be setup in NI CMS to control the transaction approval and limits.</w:t>
      </w:r>
    </w:p>
    <w:p w14:paraId="128EBA09" w14:textId="40B78F2B" w:rsidR="00135E71" w:rsidRPr="00D37E20" w:rsidRDefault="473EF3F4" w:rsidP="00D37E20">
      <w:pPr>
        <w:pStyle w:val="ListParagraph"/>
        <w:numPr>
          <w:ilvl w:val="0"/>
          <w:numId w:val="8"/>
        </w:numPr>
        <w:jc w:val="both"/>
      </w:pPr>
      <w:r>
        <w:t xml:space="preserve">The </w:t>
      </w:r>
      <w:commentRangeStart w:id="11"/>
      <w:r>
        <w:t>Open to Buy</w:t>
      </w:r>
      <w:commentRangeEnd w:id="11"/>
      <w:r w:rsidR="007B5B15">
        <w:rPr>
          <w:rStyle w:val="CommentReference"/>
        </w:rPr>
        <w:commentReference w:id="11"/>
      </w:r>
      <w:r>
        <w:t xml:space="preserve"> will be updated in NI CMS after each successful transaction.</w:t>
      </w:r>
      <w:r w:rsidR="5A51DB17">
        <w:t xml:space="preserve"> </w:t>
      </w:r>
    </w:p>
    <w:p w14:paraId="061C3C34" w14:textId="26DC69E6" w:rsidR="0009401B" w:rsidRPr="005C0851" w:rsidRDefault="1FCB63AE" w:rsidP="005C0851">
      <w:pPr>
        <w:pStyle w:val="Heading3"/>
        <w:ind w:left="1080"/>
        <w:rPr>
          <w:b/>
          <w:bCs/>
          <w:color w:val="1F4E79" w:themeColor="accent1" w:themeShade="80"/>
        </w:rPr>
      </w:pPr>
      <w:bookmarkStart w:id="12" w:name="_Toc158072701"/>
      <w:r w:rsidRPr="1FCB63AE">
        <w:rPr>
          <w:b/>
          <w:bCs/>
          <w:color w:val="1F4E79" w:themeColor="accent1" w:themeShade="80"/>
        </w:rPr>
        <w:t>Stand In Process</w:t>
      </w:r>
      <w:bookmarkEnd w:id="12"/>
    </w:p>
    <w:p w14:paraId="1B87A7EA" w14:textId="0E5FCDA1" w:rsidR="002A0FB9" w:rsidRDefault="002A0FB9" w:rsidP="001E6903">
      <w:pPr>
        <w:pStyle w:val="ListParagraph"/>
        <w:numPr>
          <w:ilvl w:val="0"/>
          <w:numId w:val="24"/>
        </w:numPr>
        <w:jc w:val="both"/>
      </w:pPr>
      <w:r>
        <w:t xml:space="preserve">To Support maximum system Availability, NI Switch will be updated with the latest balances on the daily basis and for each Debit and Credit initiated towards customer wallet. </w:t>
      </w:r>
    </w:p>
    <w:p w14:paraId="0C604ED7" w14:textId="48726892" w:rsidR="002A0FB9" w:rsidRDefault="4F284700" w:rsidP="001E6903">
      <w:pPr>
        <w:pStyle w:val="ListParagraph"/>
        <w:numPr>
          <w:ilvl w:val="0"/>
          <w:numId w:val="24"/>
        </w:numPr>
        <w:jc w:val="both"/>
      </w:pPr>
      <w:r>
        <w:t xml:space="preserve">In case HOST (i.e. WAY4) is offline for transaction authorization, transactions will be authorized by Base4 system. Once the HOST is online, the balance update advices will be sent to WAY4 for updating the latest balances based on </w:t>
      </w:r>
      <w:r w:rsidR="00712159">
        <w:t>transaction approved by switch system.</w:t>
      </w:r>
    </w:p>
    <w:p w14:paraId="3441D240" w14:textId="0FD57541" w:rsidR="4F284700" w:rsidRDefault="4F284700" w:rsidP="4F284700">
      <w:pPr>
        <w:pStyle w:val="Heading3"/>
        <w:ind w:left="1080"/>
        <w:rPr>
          <w:b/>
          <w:bCs/>
          <w:color w:val="1F4E79" w:themeColor="accent1" w:themeShade="80"/>
        </w:rPr>
      </w:pPr>
      <w:bookmarkStart w:id="13" w:name="_Toc158072702"/>
      <w:r w:rsidRPr="4F284700">
        <w:rPr>
          <w:b/>
          <w:bCs/>
          <w:color w:val="1F4E79" w:themeColor="accent1" w:themeShade="80"/>
        </w:rPr>
        <w:t>Transaction mapping</w:t>
      </w:r>
      <w:bookmarkEnd w:id="13"/>
      <w:r w:rsidRPr="4F284700">
        <w:rPr>
          <w:b/>
          <w:bCs/>
          <w:color w:val="1F4E79" w:themeColor="accent1" w:themeShade="80"/>
        </w:rPr>
        <w:t xml:space="preserve"> </w:t>
      </w:r>
    </w:p>
    <w:p w14:paraId="2F28A7A6" w14:textId="18AF7238" w:rsidR="4F284700" w:rsidRDefault="4F284700" w:rsidP="4F284700">
      <w:pPr>
        <w:pStyle w:val="ListParagraph"/>
        <w:numPr>
          <w:ilvl w:val="1"/>
          <w:numId w:val="1"/>
        </w:numPr>
        <w:jc w:val="both"/>
      </w:pPr>
      <w:r>
        <w:t xml:space="preserve">Below is the mapping for transaction codes in NI CMS for each type of </w:t>
      </w:r>
      <w:r w:rsidR="00256FF6">
        <w:t>transaction</w:t>
      </w:r>
      <w:r>
        <w:t xml:space="preserve"> supported by the wallet - </w:t>
      </w:r>
    </w:p>
    <w:tbl>
      <w:tblPr>
        <w:tblW w:w="9013"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4594"/>
      </w:tblGrid>
      <w:tr w:rsidR="4F284700" w14:paraId="057EBFF4" w14:textId="77777777" w:rsidTr="00256FF6">
        <w:trPr>
          <w:trHeight w:val="246"/>
        </w:trPr>
        <w:tc>
          <w:tcPr>
            <w:tcW w:w="4419" w:type="dxa"/>
            <w:shd w:val="clear" w:color="auto" w:fill="BDD6EE" w:themeFill="accent1" w:themeFillTint="66"/>
            <w:vAlign w:val="bottom"/>
          </w:tcPr>
          <w:p w14:paraId="188458B4" w14:textId="17898486" w:rsidR="4F284700" w:rsidRDefault="4F284700" w:rsidP="4F284700">
            <w:pPr>
              <w:spacing w:after="0"/>
              <w:jc w:val="center"/>
              <w:rPr>
                <w:rFonts w:eastAsia="Times New Roman" w:cs="Calibri"/>
                <w:b/>
                <w:bCs/>
                <w:sz w:val="20"/>
                <w:szCs w:val="20"/>
              </w:rPr>
            </w:pPr>
            <w:r w:rsidRPr="4F284700">
              <w:rPr>
                <w:rFonts w:eastAsia="Times New Roman" w:cs="Calibri"/>
                <w:b/>
                <w:bCs/>
                <w:sz w:val="20"/>
                <w:szCs w:val="20"/>
              </w:rPr>
              <w:lastRenderedPageBreak/>
              <w:t>Transaction Type</w:t>
            </w:r>
          </w:p>
        </w:tc>
        <w:tc>
          <w:tcPr>
            <w:tcW w:w="4594" w:type="dxa"/>
            <w:shd w:val="clear" w:color="auto" w:fill="BDD6EE" w:themeFill="accent1" w:themeFillTint="66"/>
            <w:vAlign w:val="bottom"/>
          </w:tcPr>
          <w:p w14:paraId="22EFD684" w14:textId="1EF64C15" w:rsidR="4F284700" w:rsidRDefault="4F284700" w:rsidP="4F284700">
            <w:pPr>
              <w:spacing w:after="0"/>
              <w:jc w:val="center"/>
            </w:pPr>
            <w:r w:rsidRPr="4F284700">
              <w:rPr>
                <w:rFonts w:eastAsia="Times New Roman" w:cs="Calibri"/>
                <w:b/>
                <w:bCs/>
                <w:sz w:val="20"/>
                <w:szCs w:val="20"/>
              </w:rPr>
              <w:t>NI CMS Transaction Mapping</w:t>
            </w:r>
          </w:p>
        </w:tc>
      </w:tr>
      <w:tr w:rsidR="4F284700" w14:paraId="1D7AF146" w14:textId="77777777" w:rsidTr="00256FF6">
        <w:trPr>
          <w:trHeight w:val="246"/>
        </w:trPr>
        <w:tc>
          <w:tcPr>
            <w:tcW w:w="4419" w:type="dxa"/>
            <w:shd w:val="clear" w:color="auto" w:fill="auto"/>
            <w:vAlign w:val="bottom"/>
          </w:tcPr>
          <w:p w14:paraId="02317A93" w14:textId="1119556B" w:rsidR="4F284700" w:rsidRDefault="4F284700" w:rsidP="4F284700">
            <w:pPr>
              <w:spacing w:after="0"/>
              <w:jc w:val="both"/>
              <w:rPr>
                <w:rFonts w:eastAsia="Times New Roman" w:cs="Calibri"/>
                <w:sz w:val="20"/>
                <w:szCs w:val="20"/>
              </w:rPr>
            </w:pPr>
            <w:r w:rsidRPr="4F284700">
              <w:rPr>
                <w:rFonts w:eastAsia="Times New Roman" w:cs="Calibri"/>
                <w:sz w:val="20"/>
                <w:szCs w:val="20"/>
              </w:rPr>
              <w:t>Wallet Top-up Cash-In – Credit to Wallet</w:t>
            </w:r>
          </w:p>
        </w:tc>
        <w:tc>
          <w:tcPr>
            <w:tcW w:w="4594" w:type="dxa"/>
            <w:shd w:val="clear" w:color="auto" w:fill="auto"/>
            <w:vAlign w:val="bottom"/>
          </w:tcPr>
          <w:p w14:paraId="4A7FC50D" w14:textId="24208F2F" w:rsidR="4F284700" w:rsidRDefault="00C33906" w:rsidP="5E5E735F">
            <w:pPr>
              <w:spacing w:after="0"/>
              <w:jc w:val="both"/>
              <w:rPr>
                <w:rFonts w:eastAsia="Times New Roman" w:cs="Calibri"/>
                <w:sz w:val="20"/>
                <w:szCs w:val="20"/>
              </w:rPr>
            </w:pPr>
            <w:r>
              <w:rPr>
                <w:rFonts w:eastAsia="Times New Roman" w:cs="Calibri"/>
                <w:sz w:val="20"/>
                <w:szCs w:val="20"/>
              </w:rPr>
              <w:t>TBD</w:t>
            </w:r>
          </w:p>
        </w:tc>
      </w:tr>
      <w:tr w:rsidR="4F284700" w14:paraId="2A1AAA22" w14:textId="77777777" w:rsidTr="00256FF6">
        <w:trPr>
          <w:trHeight w:val="246"/>
        </w:trPr>
        <w:tc>
          <w:tcPr>
            <w:tcW w:w="4419" w:type="dxa"/>
            <w:shd w:val="clear" w:color="auto" w:fill="auto"/>
            <w:vAlign w:val="bottom"/>
          </w:tcPr>
          <w:p w14:paraId="17CFE99C" w14:textId="544DFD98" w:rsidR="4F284700" w:rsidRDefault="4F284700" w:rsidP="4F284700">
            <w:pPr>
              <w:spacing w:after="0"/>
              <w:jc w:val="both"/>
              <w:rPr>
                <w:rFonts w:eastAsia="Times New Roman" w:cs="Calibri"/>
                <w:sz w:val="20"/>
                <w:szCs w:val="20"/>
              </w:rPr>
            </w:pPr>
            <w:r w:rsidRPr="4F284700">
              <w:rPr>
                <w:rFonts w:eastAsia="Times New Roman" w:cs="Calibri"/>
                <w:sz w:val="20"/>
                <w:szCs w:val="20"/>
              </w:rPr>
              <w:t>Wallet Top-up Cash-out Debit to Wallet</w:t>
            </w:r>
          </w:p>
        </w:tc>
        <w:tc>
          <w:tcPr>
            <w:tcW w:w="4594" w:type="dxa"/>
            <w:shd w:val="clear" w:color="auto" w:fill="auto"/>
            <w:vAlign w:val="bottom"/>
          </w:tcPr>
          <w:p w14:paraId="5E53E92A" w14:textId="1F182739" w:rsidR="4F284700" w:rsidRDefault="67A174DD" w:rsidP="00E50772">
            <w:pPr>
              <w:spacing w:after="0"/>
              <w:jc w:val="both"/>
              <w:rPr>
                <w:rFonts w:eastAsia="Times New Roman" w:cs="Calibri"/>
                <w:sz w:val="20"/>
                <w:szCs w:val="20"/>
              </w:rPr>
            </w:pPr>
            <w:r w:rsidRPr="67A174DD">
              <w:rPr>
                <w:rFonts w:eastAsia="Times New Roman" w:cs="Calibri"/>
                <w:sz w:val="20"/>
                <w:szCs w:val="20"/>
              </w:rPr>
              <w:t>TRANS_DT_CASH</w:t>
            </w:r>
          </w:p>
        </w:tc>
      </w:tr>
      <w:tr w:rsidR="4F284700" w14:paraId="6955E9DA" w14:textId="77777777" w:rsidTr="00256FF6">
        <w:trPr>
          <w:trHeight w:val="246"/>
        </w:trPr>
        <w:tc>
          <w:tcPr>
            <w:tcW w:w="4419" w:type="dxa"/>
            <w:shd w:val="clear" w:color="auto" w:fill="auto"/>
            <w:vAlign w:val="bottom"/>
          </w:tcPr>
          <w:p w14:paraId="45A352E3" w14:textId="0E210079" w:rsidR="4F284700" w:rsidRDefault="4F284700" w:rsidP="4F284700">
            <w:pPr>
              <w:spacing w:after="0"/>
              <w:jc w:val="both"/>
              <w:rPr>
                <w:rFonts w:eastAsia="Times New Roman" w:cs="Calibri"/>
                <w:sz w:val="20"/>
                <w:szCs w:val="20"/>
              </w:rPr>
            </w:pPr>
            <w:r w:rsidRPr="4F284700">
              <w:rPr>
                <w:rFonts w:eastAsia="Times New Roman" w:cs="Calibri"/>
                <w:sz w:val="20"/>
                <w:szCs w:val="20"/>
              </w:rPr>
              <w:t xml:space="preserve">Wallet to Wallet Debit from Senders Wallet </w:t>
            </w:r>
          </w:p>
        </w:tc>
        <w:tc>
          <w:tcPr>
            <w:tcW w:w="4594" w:type="dxa"/>
            <w:shd w:val="clear" w:color="auto" w:fill="auto"/>
            <w:vAlign w:val="bottom"/>
          </w:tcPr>
          <w:p w14:paraId="256911A7" w14:textId="1BD66B17" w:rsidR="4F284700" w:rsidRDefault="4DD066D7" w:rsidP="5E5E735F">
            <w:pPr>
              <w:spacing w:after="0"/>
              <w:jc w:val="both"/>
              <w:rPr>
                <w:rFonts w:eastAsia="Times New Roman" w:cs="Calibri"/>
                <w:sz w:val="20"/>
                <w:szCs w:val="20"/>
              </w:rPr>
            </w:pPr>
            <w:r w:rsidRPr="4DD066D7">
              <w:rPr>
                <w:rFonts w:eastAsia="Times New Roman" w:cs="Calibri"/>
                <w:sz w:val="20"/>
                <w:szCs w:val="20"/>
              </w:rPr>
              <w:t>TRANS_DT_PAYMENT_TRANSF</w:t>
            </w:r>
          </w:p>
        </w:tc>
      </w:tr>
      <w:tr w:rsidR="4F284700" w14:paraId="5C7BC3FB" w14:textId="77777777" w:rsidTr="00256FF6">
        <w:trPr>
          <w:trHeight w:val="246"/>
        </w:trPr>
        <w:tc>
          <w:tcPr>
            <w:tcW w:w="4419" w:type="dxa"/>
            <w:shd w:val="clear" w:color="auto" w:fill="auto"/>
            <w:vAlign w:val="bottom"/>
          </w:tcPr>
          <w:p w14:paraId="6453D78C" w14:textId="7ED9905D" w:rsidR="4F284700" w:rsidRDefault="4F284700" w:rsidP="4F284700">
            <w:pPr>
              <w:spacing w:after="0"/>
              <w:jc w:val="both"/>
              <w:rPr>
                <w:rFonts w:eastAsia="Times New Roman" w:cs="Calibri"/>
                <w:sz w:val="20"/>
                <w:szCs w:val="20"/>
              </w:rPr>
            </w:pPr>
            <w:r w:rsidRPr="4F284700">
              <w:rPr>
                <w:rFonts w:eastAsia="Times New Roman" w:cs="Calibri"/>
                <w:sz w:val="20"/>
                <w:szCs w:val="20"/>
              </w:rPr>
              <w:t>Wallet to Wallet Credit to Receivers Wallet</w:t>
            </w:r>
          </w:p>
        </w:tc>
        <w:tc>
          <w:tcPr>
            <w:tcW w:w="4594" w:type="dxa"/>
            <w:shd w:val="clear" w:color="auto" w:fill="auto"/>
            <w:vAlign w:val="bottom"/>
          </w:tcPr>
          <w:p w14:paraId="48054897" w14:textId="7A4301C2" w:rsidR="4F284700" w:rsidRDefault="00C33906" w:rsidP="5E5E735F">
            <w:pPr>
              <w:spacing w:after="0"/>
              <w:jc w:val="both"/>
              <w:rPr>
                <w:rFonts w:eastAsia="Times New Roman" w:cs="Calibri"/>
                <w:sz w:val="20"/>
                <w:szCs w:val="20"/>
              </w:rPr>
            </w:pPr>
            <w:r>
              <w:rPr>
                <w:rFonts w:eastAsia="Times New Roman" w:cs="Calibri"/>
                <w:sz w:val="20"/>
                <w:szCs w:val="20"/>
              </w:rPr>
              <w:t>TBD</w:t>
            </w:r>
          </w:p>
        </w:tc>
      </w:tr>
      <w:tr w:rsidR="4F284700" w14:paraId="0B32414E" w14:textId="77777777" w:rsidTr="00256FF6">
        <w:trPr>
          <w:trHeight w:val="287"/>
        </w:trPr>
        <w:tc>
          <w:tcPr>
            <w:tcW w:w="4419" w:type="dxa"/>
            <w:shd w:val="clear" w:color="auto" w:fill="auto"/>
            <w:vAlign w:val="bottom"/>
          </w:tcPr>
          <w:p w14:paraId="0B445ABD" w14:textId="4DD4EFF5" w:rsidR="4F284700" w:rsidRDefault="4F284700" w:rsidP="00E50772">
            <w:pPr>
              <w:spacing w:after="0"/>
              <w:jc w:val="both"/>
              <w:rPr>
                <w:rFonts w:eastAsia="Times New Roman" w:cs="Calibri"/>
                <w:sz w:val="20"/>
                <w:szCs w:val="20"/>
              </w:rPr>
            </w:pPr>
            <w:r w:rsidRPr="4F284700">
              <w:rPr>
                <w:rFonts w:eastAsia="Times New Roman" w:cs="Calibri"/>
                <w:sz w:val="20"/>
                <w:szCs w:val="20"/>
              </w:rPr>
              <w:t>Wallet to Merchant Debit from Senders Wallet</w:t>
            </w:r>
          </w:p>
        </w:tc>
        <w:tc>
          <w:tcPr>
            <w:tcW w:w="4594" w:type="dxa"/>
            <w:shd w:val="clear" w:color="auto" w:fill="auto"/>
            <w:vAlign w:val="bottom"/>
          </w:tcPr>
          <w:p w14:paraId="7C425CEF" w14:textId="4BE0FC3F" w:rsidR="4F284700" w:rsidRDefault="00256FF6" w:rsidP="00E50772">
            <w:pPr>
              <w:spacing w:after="0"/>
              <w:jc w:val="both"/>
              <w:rPr>
                <w:rFonts w:eastAsia="Times New Roman" w:cs="Calibri"/>
                <w:sz w:val="20"/>
                <w:szCs w:val="20"/>
              </w:rPr>
            </w:pPr>
            <w:r>
              <w:rPr>
                <w:rFonts w:eastAsia="Times New Roman" w:cs="Calibri"/>
                <w:sz w:val="20"/>
                <w:szCs w:val="20"/>
              </w:rPr>
              <w:t>Retail</w:t>
            </w:r>
          </w:p>
        </w:tc>
      </w:tr>
      <w:tr w:rsidR="4F284700" w14:paraId="2C7E5264" w14:textId="77777777" w:rsidTr="00E50772">
        <w:trPr>
          <w:trHeight w:val="50"/>
        </w:trPr>
        <w:tc>
          <w:tcPr>
            <w:tcW w:w="4419" w:type="dxa"/>
            <w:shd w:val="clear" w:color="auto" w:fill="auto"/>
            <w:vAlign w:val="bottom"/>
          </w:tcPr>
          <w:p w14:paraId="0DFD02CF" w14:textId="3C005169" w:rsidR="4F284700" w:rsidRDefault="4F284700" w:rsidP="00E50772">
            <w:pPr>
              <w:spacing w:after="0"/>
              <w:jc w:val="both"/>
              <w:rPr>
                <w:rFonts w:eastAsia="Times New Roman" w:cs="Calibri"/>
                <w:sz w:val="20"/>
                <w:szCs w:val="20"/>
              </w:rPr>
            </w:pPr>
            <w:r w:rsidRPr="4F284700">
              <w:rPr>
                <w:rFonts w:eastAsia="Times New Roman" w:cs="Calibri"/>
                <w:sz w:val="20"/>
                <w:szCs w:val="20"/>
              </w:rPr>
              <w:t>Wallet to Merchant Credit to Non-NI Merchant</w:t>
            </w:r>
          </w:p>
        </w:tc>
        <w:tc>
          <w:tcPr>
            <w:tcW w:w="4594" w:type="dxa"/>
            <w:shd w:val="clear" w:color="auto" w:fill="auto"/>
            <w:vAlign w:val="bottom"/>
          </w:tcPr>
          <w:p w14:paraId="2E097B64" w14:textId="77A76E1A" w:rsidR="4F284700" w:rsidRDefault="00C33906" w:rsidP="5E5E735F">
            <w:pPr>
              <w:spacing w:after="0"/>
              <w:jc w:val="both"/>
              <w:rPr>
                <w:rFonts w:eastAsia="Times New Roman" w:cs="Calibri"/>
                <w:sz w:val="20"/>
                <w:szCs w:val="20"/>
              </w:rPr>
            </w:pPr>
            <w:r>
              <w:rPr>
                <w:rFonts w:eastAsia="Times New Roman" w:cs="Calibri"/>
                <w:sz w:val="20"/>
                <w:szCs w:val="20"/>
              </w:rPr>
              <w:t>TBD</w:t>
            </w:r>
          </w:p>
        </w:tc>
      </w:tr>
      <w:tr w:rsidR="4F284700" w14:paraId="3A98A1F7" w14:textId="77777777" w:rsidTr="00256FF6">
        <w:trPr>
          <w:trHeight w:val="246"/>
        </w:trPr>
        <w:tc>
          <w:tcPr>
            <w:tcW w:w="4419" w:type="dxa"/>
            <w:shd w:val="clear" w:color="auto" w:fill="auto"/>
            <w:vAlign w:val="bottom"/>
          </w:tcPr>
          <w:p w14:paraId="5171AE49" w14:textId="7A7D37D8" w:rsidR="4F284700" w:rsidRDefault="4F284700" w:rsidP="4F284700">
            <w:pPr>
              <w:spacing w:after="0"/>
              <w:jc w:val="both"/>
              <w:rPr>
                <w:rFonts w:eastAsia="Times New Roman" w:cs="Calibri"/>
                <w:sz w:val="20"/>
                <w:szCs w:val="20"/>
              </w:rPr>
            </w:pPr>
            <w:r w:rsidRPr="4F284700">
              <w:rPr>
                <w:rFonts w:eastAsia="Times New Roman" w:cs="Calibri"/>
                <w:sz w:val="20"/>
                <w:szCs w:val="20"/>
              </w:rPr>
              <w:t>Remittance</w:t>
            </w:r>
          </w:p>
        </w:tc>
        <w:tc>
          <w:tcPr>
            <w:tcW w:w="4594" w:type="dxa"/>
            <w:shd w:val="clear" w:color="auto" w:fill="auto"/>
            <w:vAlign w:val="bottom"/>
          </w:tcPr>
          <w:p w14:paraId="1A349C32" w14:textId="6D37DABF" w:rsidR="4F284700" w:rsidRDefault="00C33906" w:rsidP="5E5E735F">
            <w:pPr>
              <w:spacing w:after="0"/>
              <w:jc w:val="both"/>
              <w:rPr>
                <w:rFonts w:eastAsia="Times New Roman" w:cs="Calibri"/>
                <w:sz w:val="20"/>
                <w:szCs w:val="20"/>
              </w:rPr>
            </w:pPr>
            <w:r>
              <w:rPr>
                <w:rFonts w:eastAsia="Times New Roman" w:cs="Calibri"/>
                <w:sz w:val="20"/>
                <w:szCs w:val="20"/>
              </w:rPr>
              <w:t>TBD</w:t>
            </w:r>
          </w:p>
        </w:tc>
      </w:tr>
      <w:tr w:rsidR="4F284700" w14:paraId="551658C2" w14:textId="77777777" w:rsidTr="00256FF6">
        <w:trPr>
          <w:trHeight w:val="246"/>
        </w:trPr>
        <w:tc>
          <w:tcPr>
            <w:tcW w:w="4419" w:type="dxa"/>
            <w:shd w:val="clear" w:color="auto" w:fill="auto"/>
            <w:vAlign w:val="bottom"/>
          </w:tcPr>
          <w:p w14:paraId="5D9A73D0" w14:textId="4219C43F" w:rsidR="4F284700" w:rsidRDefault="4F284700" w:rsidP="4F284700">
            <w:pPr>
              <w:spacing w:after="0"/>
              <w:jc w:val="both"/>
              <w:rPr>
                <w:rFonts w:eastAsia="Times New Roman" w:cs="Calibri"/>
                <w:sz w:val="20"/>
                <w:szCs w:val="20"/>
                <w:highlight w:val="yellow"/>
              </w:rPr>
            </w:pPr>
            <w:r w:rsidRPr="4F284700">
              <w:rPr>
                <w:rFonts w:eastAsia="Times New Roman" w:cs="Calibri"/>
                <w:sz w:val="20"/>
                <w:szCs w:val="20"/>
              </w:rPr>
              <w:t>Bill Payment</w:t>
            </w:r>
          </w:p>
        </w:tc>
        <w:tc>
          <w:tcPr>
            <w:tcW w:w="4594" w:type="dxa"/>
            <w:shd w:val="clear" w:color="auto" w:fill="auto"/>
            <w:vAlign w:val="bottom"/>
          </w:tcPr>
          <w:p w14:paraId="658AFDC2" w14:textId="778F03D6" w:rsidR="4F284700" w:rsidRDefault="00C33906" w:rsidP="5E5E735F">
            <w:pPr>
              <w:spacing w:after="0"/>
              <w:jc w:val="both"/>
              <w:rPr>
                <w:rFonts w:eastAsia="Times New Roman" w:cs="Calibri"/>
                <w:sz w:val="20"/>
                <w:szCs w:val="20"/>
              </w:rPr>
            </w:pPr>
            <w:r>
              <w:rPr>
                <w:rFonts w:eastAsia="Times New Roman" w:cs="Calibri"/>
                <w:sz w:val="20"/>
                <w:szCs w:val="20"/>
              </w:rPr>
              <w:t>Utility bill Payment</w:t>
            </w:r>
          </w:p>
        </w:tc>
      </w:tr>
      <w:tr w:rsidR="00F7231A" w14:paraId="2D290D6C" w14:textId="77777777" w:rsidTr="00256FF6">
        <w:trPr>
          <w:trHeight w:val="246"/>
        </w:trPr>
        <w:tc>
          <w:tcPr>
            <w:tcW w:w="4419" w:type="dxa"/>
            <w:shd w:val="clear" w:color="auto" w:fill="auto"/>
            <w:vAlign w:val="bottom"/>
          </w:tcPr>
          <w:p w14:paraId="6D7F816E" w14:textId="38033D93" w:rsidR="00F7231A" w:rsidRPr="4F284700" w:rsidRDefault="00F7231A" w:rsidP="4F284700">
            <w:pPr>
              <w:spacing w:after="0"/>
              <w:jc w:val="both"/>
              <w:rPr>
                <w:rFonts w:eastAsia="Times New Roman" w:cs="Calibri"/>
                <w:sz w:val="20"/>
                <w:szCs w:val="20"/>
              </w:rPr>
            </w:pPr>
            <w:r>
              <w:rPr>
                <w:rFonts w:eastAsia="Times New Roman" w:cs="Calibri"/>
                <w:sz w:val="20"/>
                <w:szCs w:val="20"/>
              </w:rPr>
              <w:t>Wallet to NI Merchant Wallet</w:t>
            </w:r>
          </w:p>
        </w:tc>
        <w:tc>
          <w:tcPr>
            <w:tcW w:w="4594" w:type="dxa"/>
            <w:shd w:val="clear" w:color="auto" w:fill="auto"/>
            <w:vAlign w:val="bottom"/>
          </w:tcPr>
          <w:p w14:paraId="4F954947" w14:textId="47697978" w:rsidR="00F7231A" w:rsidRDefault="00C33906" w:rsidP="5E5E735F">
            <w:pPr>
              <w:spacing w:after="0"/>
              <w:jc w:val="both"/>
              <w:rPr>
                <w:rFonts w:eastAsia="Times New Roman" w:cs="Calibri"/>
                <w:sz w:val="20"/>
                <w:szCs w:val="20"/>
              </w:rPr>
            </w:pPr>
            <w:r>
              <w:rPr>
                <w:rFonts w:eastAsia="Times New Roman" w:cs="Calibri"/>
                <w:sz w:val="20"/>
                <w:szCs w:val="20"/>
              </w:rPr>
              <w:t>TBD</w:t>
            </w:r>
          </w:p>
        </w:tc>
      </w:tr>
    </w:tbl>
    <w:p w14:paraId="1ACDDDE8" w14:textId="77777777" w:rsidR="00AA5AC5" w:rsidRDefault="00712159" w:rsidP="00AA5AC5">
      <w:pPr>
        <w:pStyle w:val="ListParagraph"/>
        <w:numPr>
          <w:ilvl w:val="1"/>
          <w:numId w:val="1"/>
        </w:numPr>
        <w:jc w:val="both"/>
      </w:pPr>
      <w:r>
        <w:t xml:space="preserve">NI CMS transaction mapping will be part of transaction extract for Al Ansari to segregate the type of transaction for any type of settlement or analytics. </w:t>
      </w:r>
    </w:p>
    <w:p w14:paraId="04394A38" w14:textId="2EB39478" w:rsidR="00AA5AC5" w:rsidRDefault="00AA5AC5" w:rsidP="00AA5AC5">
      <w:pPr>
        <w:pStyle w:val="ListParagraph"/>
        <w:numPr>
          <w:ilvl w:val="1"/>
          <w:numId w:val="1"/>
        </w:numPr>
        <w:jc w:val="both"/>
      </w:pPr>
      <w:r>
        <w:t>All transaction are reported in the an transaction dump extract. The transaction dump layout is present in Appendix section.</w:t>
      </w:r>
    </w:p>
    <w:p w14:paraId="7B0D8053" w14:textId="1464ED52" w:rsidR="001E67D8" w:rsidRDefault="001E67D8" w:rsidP="001E67D8">
      <w:pPr>
        <w:pStyle w:val="Heading3"/>
        <w:ind w:left="1080"/>
        <w:rPr>
          <w:b/>
          <w:bCs/>
          <w:color w:val="1F4E79" w:themeColor="accent1" w:themeShade="80"/>
        </w:rPr>
      </w:pPr>
      <w:bookmarkStart w:id="14" w:name="_Toc158072703"/>
      <w:r>
        <w:rPr>
          <w:b/>
          <w:bCs/>
          <w:color w:val="1F4E79" w:themeColor="accent1" w:themeShade="80"/>
        </w:rPr>
        <w:t>Customer communication</w:t>
      </w:r>
      <w:bookmarkEnd w:id="14"/>
      <w:r>
        <w:rPr>
          <w:b/>
          <w:bCs/>
          <w:color w:val="1F4E79" w:themeColor="accent1" w:themeShade="80"/>
        </w:rPr>
        <w:t xml:space="preserve"> </w:t>
      </w:r>
    </w:p>
    <w:p w14:paraId="257F682D" w14:textId="6EBA65A0" w:rsidR="001E67D8" w:rsidRDefault="001E67D8" w:rsidP="00AA5AC5">
      <w:pPr>
        <w:pStyle w:val="ListParagraph"/>
        <w:numPr>
          <w:ilvl w:val="1"/>
          <w:numId w:val="1"/>
        </w:numPr>
        <w:jc w:val="both"/>
      </w:pPr>
      <w:r>
        <w:t xml:space="preserve">After every transaction, customer will get notification on customer mobile application for respective services success or failure. </w:t>
      </w:r>
    </w:p>
    <w:p w14:paraId="70369B38" w14:textId="0B999C82" w:rsidR="001E67D8" w:rsidRDefault="093F5A8B" w:rsidP="00AA5AC5">
      <w:pPr>
        <w:pStyle w:val="ListParagraph"/>
        <w:numPr>
          <w:ilvl w:val="1"/>
          <w:numId w:val="1"/>
        </w:numPr>
        <w:jc w:val="both"/>
      </w:pPr>
      <w:r>
        <w:t xml:space="preserve">Additionally customer will be notified with </w:t>
      </w:r>
      <w:commentRangeStart w:id="15"/>
      <w:r>
        <w:t>Email and SMS</w:t>
      </w:r>
      <w:commentRangeEnd w:id="15"/>
      <w:r w:rsidR="001E67D8">
        <w:rPr>
          <w:rStyle w:val="CommentReference"/>
        </w:rPr>
        <w:commentReference w:id="15"/>
      </w:r>
      <w:r>
        <w:t xml:space="preserve"> alert for transaction outcome. For SMS and Email notification the required configuration or integration will be considered between the Al Ansari Digital pay. </w:t>
      </w:r>
    </w:p>
    <w:tbl>
      <w:tblPr>
        <w:tblStyle w:val="TableGrid"/>
        <w:tblW w:w="9418" w:type="dxa"/>
        <w:tblInd w:w="805" w:type="dxa"/>
        <w:tblLook w:val="04A0" w:firstRow="1" w:lastRow="0" w:firstColumn="1" w:lastColumn="0" w:noHBand="0" w:noVBand="1"/>
      </w:tblPr>
      <w:tblGrid>
        <w:gridCol w:w="1440"/>
        <w:gridCol w:w="7978"/>
      </w:tblGrid>
      <w:tr w:rsidR="00DD7396" w:rsidRPr="007F5CF0" w14:paraId="19EC410F" w14:textId="77777777" w:rsidTr="00C56123">
        <w:trPr>
          <w:trHeight w:val="420"/>
        </w:trPr>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88C55B" w14:textId="77777777" w:rsidR="00DD7396" w:rsidRPr="007F5CF0" w:rsidRDefault="00DD7396" w:rsidP="008B357F">
            <w:pPr>
              <w:spacing w:after="198"/>
              <w:ind w:left="-5" w:hanging="10"/>
              <w:rPr>
                <w:rFonts w:ascii="Calibri" w:eastAsia="Calibri" w:hAnsi="Calibri" w:cstheme="majorBidi"/>
                <w:i/>
                <w:iCs/>
                <w:sz w:val="20"/>
              </w:rPr>
            </w:pPr>
            <w:r w:rsidRPr="007F5CF0">
              <w:rPr>
                <w:rFonts w:ascii="Calibri" w:eastAsia="Calibri" w:hAnsi="Calibri" w:cstheme="majorBidi"/>
                <w:i/>
                <w:iCs/>
                <w:sz w:val="20"/>
              </w:rPr>
              <w:t>Important notes</w:t>
            </w:r>
          </w:p>
        </w:tc>
        <w:tc>
          <w:tcPr>
            <w:tcW w:w="79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41265" w14:textId="77777777" w:rsidR="00DD7396" w:rsidRPr="007F5CF0" w:rsidRDefault="00DD7396" w:rsidP="008B357F">
            <w:pPr>
              <w:pStyle w:val="ListParagraph"/>
              <w:numPr>
                <w:ilvl w:val="0"/>
                <w:numId w:val="16"/>
              </w:numPr>
              <w:rPr>
                <w:i/>
                <w:iCs/>
                <w:sz w:val="20"/>
              </w:rPr>
            </w:pPr>
            <w:r w:rsidRPr="007F5CF0">
              <w:rPr>
                <w:i/>
                <w:iCs/>
                <w:sz w:val="20"/>
              </w:rPr>
              <w:t xml:space="preserve">Any service fee for SMS or Email notification will be managed and handled by Al Ansari. </w:t>
            </w:r>
          </w:p>
          <w:p w14:paraId="62134FE0" w14:textId="5BDF0C47" w:rsidR="00DD7396" w:rsidRPr="007F5CF0" w:rsidRDefault="00DD7396" w:rsidP="008B357F">
            <w:pPr>
              <w:pStyle w:val="ListParagraph"/>
              <w:numPr>
                <w:ilvl w:val="0"/>
                <w:numId w:val="16"/>
              </w:numPr>
              <w:rPr>
                <w:i/>
                <w:iCs/>
                <w:sz w:val="20"/>
              </w:rPr>
            </w:pPr>
            <w:r w:rsidRPr="007F5CF0">
              <w:rPr>
                <w:i/>
                <w:iCs/>
                <w:sz w:val="20"/>
              </w:rPr>
              <w:t xml:space="preserve">NI and Foo will not integrate with any SMS or Email service provided for customer notification. Existing Al Ansari SMS or email services will be used for this purpose. </w:t>
            </w:r>
          </w:p>
        </w:tc>
      </w:tr>
    </w:tbl>
    <w:p w14:paraId="3639EA2B" w14:textId="34F3B58E" w:rsidR="00DD7396" w:rsidRDefault="00DD7396" w:rsidP="00DD7396">
      <w:pPr>
        <w:pStyle w:val="ListParagraph"/>
        <w:ind w:left="1440"/>
        <w:jc w:val="both"/>
      </w:pPr>
    </w:p>
    <w:p w14:paraId="2890F04A" w14:textId="139042C9" w:rsidR="00E46476" w:rsidRPr="00F50A72" w:rsidRDefault="00732B68" w:rsidP="00E46476">
      <w:pPr>
        <w:pStyle w:val="Heading2"/>
        <w:rPr>
          <w:b/>
          <w:bCs/>
          <w:color w:val="2E74B5" w:themeColor="accent1" w:themeShade="BF"/>
        </w:rPr>
      </w:pPr>
      <w:bookmarkStart w:id="16" w:name="_Toc158072704"/>
      <w:r>
        <w:rPr>
          <w:b/>
          <w:bCs/>
          <w:color w:val="2E74B5" w:themeColor="accent1" w:themeShade="BF"/>
        </w:rPr>
        <w:t>Wallet services</w:t>
      </w:r>
      <w:bookmarkEnd w:id="16"/>
      <w:r>
        <w:rPr>
          <w:b/>
          <w:bCs/>
          <w:color w:val="2E74B5" w:themeColor="accent1" w:themeShade="BF"/>
        </w:rPr>
        <w:t xml:space="preserve"> </w:t>
      </w:r>
      <w:r w:rsidR="00E46476">
        <w:rPr>
          <w:b/>
          <w:bCs/>
          <w:color w:val="2E74B5" w:themeColor="accent1" w:themeShade="BF"/>
        </w:rPr>
        <w:t xml:space="preserve"> </w:t>
      </w:r>
    </w:p>
    <w:p w14:paraId="54C4084A" w14:textId="658AD824" w:rsidR="00ED368E" w:rsidRDefault="00ED368E" w:rsidP="00F50A72">
      <w:pPr>
        <w:pStyle w:val="Heading3"/>
        <w:ind w:left="1080"/>
        <w:rPr>
          <w:b/>
          <w:bCs/>
          <w:color w:val="1F4E79" w:themeColor="accent1" w:themeShade="80"/>
        </w:rPr>
      </w:pPr>
      <w:bookmarkStart w:id="17" w:name="_Toc158072705"/>
      <w:r>
        <w:rPr>
          <w:b/>
          <w:bCs/>
          <w:color w:val="1F4E79" w:themeColor="accent1" w:themeShade="80"/>
        </w:rPr>
        <w:t xml:space="preserve">Wallet </w:t>
      </w:r>
      <w:r w:rsidRPr="00ED368E">
        <w:rPr>
          <w:b/>
          <w:bCs/>
          <w:color w:val="1F4E79" w:themeColor="accent1" w:themeShade="80"/>
        </w:rPr>
        <w:t>Inquiry</w:t>
      </w:r>
      <w:bookmarkEnd w:id="17"/>
      <w:r w:rsidRPr="00ED368E">
        <w:rPr>
          <w:b/>
          <w:bCs/>
          <w:color w:val="1F4E79" w:themeColor="accent1" w:themeShade="80"/>
        </w:rPr>
        <w:t xml:space="preserve"> </w:t>
      </w:r>
    </w:p>
    <w:p w14:paraId="2ACE00D4" w14:textId="403AA2F6" w:rsidR="00ED368E" w:rsidRDefault="00ED368E" w:rsidP="00ED368E">
      <w:pPr>
        <w:pStyle w:val="ListParagraph"/>
        <w:numPr>
          <w:ilvl w:val="0"/>
          <w:numId w:val="24"/>
        </w:numPr>
        <w:jc w:val="both"/>
      </w:pPr>
      <w:r>
        <w:t xml:space="preserve">The wallet inquiry service will initiated from Al Ansari Digital Pay , whenever customer login or opens application. </w:t>
      </w:r>
    </w:p>
    <w:p w14:paraId="7098AAF4" w14:textId="7940252C" w:rsidR="00ED368E" w:rsidRDefault="00ED368E" w:rsidP="00ED368E">
      <w:pPr>
        <w:pStyle w:val="ListParagraph"/>
        <w:numPr>
          <w:ilvl w:val="0"/>
          <w:numId w:val="24"/>
        </w:numPr>
        <w:jc w:val="both"/>
      </w:pPr>
      <w:r>
        <w:t xml:space="preserve">The Wallet inquiry service will include wallet details including balance available in the wallet and other wallet details. </w:t>
      </w:r>
    </w:p>
    <w:p w14:paraId="7FDE314E" w14:textId="48605556" w:rsidR="00ED368E" w:rsidRDefault="00ED368E" w:rsidP="00ED368E">
      <w:pPr>
        <w:pStyle w:val="ListParagraph"/>
        <w:numPr>
          <w:ilvl w:val="0"/>
          <w:numId w:val="24"/>
        </w:numPr>
        <w:jc w:val="both"/>
      </w:pPr>
      <w:r>
        <w:t xml:space="preserve">Al Ansari digital pay will be integrated with below API to fetch wallet details from NI CMS – </w:t>
      </w:r>
    </w:p>
    <w:p w14:paraId="65E8D226" w14:textId="5F4BD2F3" w:rsidR="00ED368E" w:rsidRDefault="00864005" w:rsidP="00ED368E">
      <w:pPr>
        <w:pStyle w:val="ListParagraph"/>
        <w:ind w:left="1080"/>
        <w:jc w:val="both"/>
      </w:pPr>
      <w:hyperlink r:id="rId15" w:history="1">
        <w:r w:rsidR="00ED368E" w:rsidRPr="008A3DB9">
          <w:rPr>
            <w:rStyle w:val="Hyperlink"/>
          </w:rPr>
          <w:t>https://developer.network.ae/docs/read/card_services/version_2/Card_Details</w:t>
        </w:r>
      </w:hyperlink>
    </w:p>
    <w:p w14:paraId="18422259" w14:textId="3C4B77BB" w:rsidR="006138FF" w:rsidRDefault="006138FF" w:rsidP="006138FF">
      <w:pPr>
        <w:pStyle w:val="ListParagraph"/>
        <w:numPr>
          <w:ilvl w:val="0"/>
          <w:numId w:val="24"/>
        </w:numPr>
        <w:jc w:val="both"/>
      </w:pPr>
      <w:r>
        <w:t xml:space="preserve">WPS customers balance will be fetched from Al Ansari Core by integrating API with AAE </w:t>
      </w:r>
      <w:r w:rsidR="00DB516D">
        <w:t>middleware.</w:t>
      </w:r>
      <w:r w:rsidR="00840150">
        <w:t xml:space="preserve"> Below is the proposed flow and process to fetch balance from NI CMS and AAE Core – </w:t>
      </w:r>
    </w:p>
    <w:p w14:paraId="281EC09A" w14:textId="77777777" w:rsidR="00840150" w:rsidRDefault="00840150" w:rsidP="00840150">
      <w:pPr>
        <w:pStyle w:val="ListParagraph"/>
        <w:ind w:left="1080"/>
        <w:jc w:val="both"/>
      </w:pPr>
    </w:p>
    <w:p w14:paraId="06C06217" w14:textId="2AD8AA30" w:rsidR="00DB516D" w:rsidRDefault="00DB516D" w:rsidP="00DB516D">
      <w:pPr>
        <w:pStyle w:val="ListParagraph"/>
        <w:ind w:left="2880"/>
        <w:jc w:val="both"/>
      </w:pPr>
      <w:r>
        <w:rPr>
          <w:noProof/>
        </w:rPr>
        <w:lastRenderedPageBreak/>
        <w:drawing>
          <wp:inline distT="0" distB="0" distL="0" distR="0" wp14:anchorId="5505AF4E" wp14:editId="22FBE09B">
            <wp:extent cx="3270250" cy="3294875"/>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480" cy="3301152"/>
                    </a:xfrm>
                    <a:prstGeom prst="rect">
                      <a:avLst/>
                    </a:prstGeom>
                  </pic:spPr>
                </pic:pic>
              </a:graphicData>
            </a:graphic>
          </wp:inline>
        </w:drawing>
      </w:r>
    </w:p>
    <w:p w14:paraId="62034B6E" w14:textId="77777777" w:rsidR="00840150" w:rsidRPr="00840150" w:rsidRDefault="00840150" w:rsidP="006842DA">
      <w:pPr>
        <w:pStyle w:val="ListParagraph"/>
        <w:numPr>
          <w:ilvl w:val="0"/>
          <w:numId w:val="45"/>
        </w:numPr>
        <w:tabs>
          <w:tab w:val="clear" w:pos="1800"/>
        </w:tabs>
        <w:jc w:val="both"/>
      </w:pPr>
      <w:r w:rsidRPr="00840150">
        <w:t>Customer Login to Al Ansari Digital Pay application</w:t>
      </w:r>
    </w:p>
    <w:p w14:paraId="3371B000" w14:textId="77777777" w:rsidR="00840150" w:rsidRPr="00840150" w:rsidRDefault="00840150" w:rsidP="006842DA">
      <w:pPr>
        <w:pStyle w:val="ListParagraph"/>
        <w:numPr>
          <w:ilvl w:val="0"/>
          <w:numId w:val="45"/>
        </w:numPr>
        <w:tabs>
          <w:tab w:val="clear" w:pos="1800"/>
        </w:tabs>
        <w:jc w:val="both"/>
      </w:pPr>
      <w:r w:rsidRPr="00840150">
        <w:t>Application identifies customer has two wallets i.e. Wallet managed at NI and WPS Payroll Wallet.</w:t>
      </w:r>
    </w:p>
    <w:p w14:paraId="2B79BF33" w14:textId="77777777" w:rsidR="00840150" w:rsidRPr="00840150" w:rsidRDefault="00840150" w:rsidP="006842DA">
      <w:pPr>
        <w:pStyle w:val="ListParagraph"/>
        <w:numPr>
          <w:ilvl w:val="0"/>
          <w:numId w:val="45"/>
        </w:numPr>
        <w:tabs>
          <w:tab w:val="clear" w:pos="1800"/>
        </w:tabs>
        <w:jc w:val="both"/>
      </w:pPr>
      <w:r w:rsidRPr="00840150">
        <w:t>Foo Initiates the request with NI for fetching balance from NI CMS. NI CMS returns the balance for SVA wallet hosted for customer.</w:t>
      </w:r>
    </w:p>
    <w:p w14:paraId="78A8E123" w14:textId="77777777" w:rsidR="00840150" w:rsidRPr="00840150" w:rsidRDefault="00840150" w:rsidP="006842DA">
      <w:pPr>
        <w:pStyle w:val="ListParagraph"/>
        <w:numPr>
          <w:ilvl w:val="0"/>
          <w:numId w:val="45"/>
        </w:numPr>
        <w:tabs>
          <w:tab w:val="clear" w:pos="1800"/>
        </w:tabs>
        <w:jc w:val="both"/>
      </w:pPr>
      <w:r w:rsidRPr="00840150">
        <w:t>Foo initiates request with AAE to fetch balance from AAE Core/CMS. AAE Core returns the balance associated to WPS Payroll Wallet</w:t>
      </w:r>
    </w:p>
    <w:p w14:paraId="01D20536" w14:textId="77777777" w:rsidR="00840150" w:rsidRPr="00840150" w:rsidRDefault="00840150" w:rsidP="006842DA">
      <w:pPr>
        <w:pStyle w:val="ListParagraph"/>
        <w:numPr>
          <w:ilvl w:val="0"/>
          <w:numId w:val="45"/>
        </w:numPr>
        <w:tabs>
          <w:tab w:val="clear" w:pos="1800"/>
        </w:tabs>
        <w:jc w:val="both"/>
      </w:pPr>
      <w:r w:rsidRPr="00840150">
        <w:t xml:space="preserve">Foo displays the balances for both the systems. </w:t>
      </w:r>
    </w:p>
    <w:p w14:paraId="297442E9" w14:textId="68A922DB" w:rsidR="006842DA" w:rsidRDefault="006842DA" w:rsidP="00F50A72">
      <w:pPr>
        <w:pStyle w:val="Heading3"/>
        <w:ind w:left="1080"/>
        <w:rPr>
          <w:b/>
          <w:bCs/>
          <w:color w:val="1F4E79" w:themeColor="accent1" w:themeShade="80"/>
        </w:rPr>
      </w:pPr>
      <w:bookmarkStart w:id="18" w:name="_Toc158072706"/>
      <w:r w:rsidRPr="006842DA">
        <w:rPr>
          <w:b/>
          <w:bCs/>
          <w:color w:val="1F4E79" w:themeColor="accent1" w:themeShade="80"/>
        </w:rPr>
        <w:t>Account to Account Transfer  –</w:t>
      </w:r>
      <w:r w:rsidR="00626029">
        <w:rPr>
          <w:b/>
          <w:bCs/>
          <w:color w:val="1F4E79" w:themeColor="accent1" w:themeShade="80"/>
        </w:rPr>
        <w:t xml:space="preserve"> </w:t>
      </w:r>
      <w:r w:rsidR="00626029" w:rsidRPr="00626029">
        <w:rPr>
          <w:color w:val="1F4E79" w:themeColor="accent1" w:themeShade="80"/>
        </w:rPr>
        <w:t>(WPS Payroll to SVA wallet Transfer</w:t>
      </w:r>
      <w:r w:rsidR="007A1594">
        <w:rPr>
          <w:color w:val="1F4E79" w:themeColor="accent1" w:themeShade="80"/>
        </w:rPr>
        <w:t xml:space="preserve"> only</w:t>
      </w:r>
      <w:r w:rsidR="00626029" w:rsidRPr="00626029">
        <w:rPr>
          <w:color w:val="1F4E79" w:themeColor="accent1" w:themeShade="80"/>
        </w:rPr>
        <w:t>)</w:t>
      </w:r>
      <w:bookmarkEnd w:id="18"/>
    </w:p>
    <w:p w14:paraId="1C88CB3A" w14:textId="424F8D33" w:rsidR="006842DA" w:rsidRDefault="006842DA" w:rsidP="006842DA">
      <w:pPr>
        <w:pStyle w:val="ListParagraph"/>
        <w:numPr>
          <w:ilvl w:val="0"/>
          <w:numId w:val="24"/>
        </w:numPr>
        <w:jc w:val="both"/>
      </w:pPr>
      <w:r w:rsidRPr="006842DA">
        <w:t>Fund transfer from WPS Payroll to SVA Wallet will be initiated by Application upon customer confirmation</w:t>
      </w:r>
      <w:r>
        <w:t xml:space="preserve">. The fund transaction request is initiated from Al Ansari Digital Pay when customer is using other services from the main SVA wallet and insufficient fund available in main Wallet. </w:t>
      </w:r>
    </w:p>
    <w:p w14:paraId="290B95BE" w14:textId="56BD71C7" w:rsidR="006842DA" w:rsidRDefault="006842DA" w:rsidP="006842DA">
      <w:pPr>
        <w:pStyle w:val="ListParagraph"/>
        <w:numPr>
          <w:ilvl w:val="0"/>
          <w:numId w:val="24"/>
        </w:numPr>
        <w:jc w:val="both"/>
      </w:pPr>
      <w:r>
        <w:t xml:space="preserve">The service will debit funds from Payroll card from AAE core and credits SVA wallet supported in NI CMS. </w:t>
      </w:r>
    </w:p>
    <w:p w14:paraId="715891DE" w14:textId="77777777" w:rsidR="00B256D9" w:rsidRDefault="00B256D9" w:rsidP="006842DA">
      <w:pPr>
        <w:pStyle w:val="ListParagraph"/>
        <w:ind w:left="2880"/>
        <w:jc w:val="both"/>
      </w:pPr>
    </w:p>
    <w:p w14:paraId="176186B7" w14:textId="7E4327BE" w:rsidR="006842DA" w:rsidRDefault="006842DA" w:rsidP="006842DA">
      <w:pPr>
        <w:pStyle w:val="ListParagraph"/>
        <w:ind w:left="2880"/>
        <w:jc w:val="both"/>
      </w:pPr>
      <w:r>
        <w:rPr>
          <w:noProof/>
        </w:rPr>
        <w:drawing>
          <wp:inline distT="0" distB="0" distL="0" distR="0" wp14:anchorId="2C7F13A8" wp14:editId="53D0F46A">
            <wp:extent cx="2933700" cy="294636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010" cy="2956717"/>
                    </a:xfrm>
                    <a:prstGeom prst="rect">
                      <a:avLst/>
                    </a:prstGeom>
                  </pic:spPr>
                </pic:pic>
              </a:graphicData>
            </a:graphic>
          </wp:inline>
        </w:drawing>
      </w:r>
    </w:p>
    <w:p w14:paraId="3997AFE9" w14:textId="77777777" w:rsidR="006842DA" w:rsidRPr="006842DA" w:rsidRDefault="006842DA" w:rsidP="00A5308D">
      <w:pPr>
        <w:pStyle w:val="ListParagraph"/>
        <w:ind w:left="1440"/>
        <w:jc w:val="both"/>
      </w:pPr>
      <w:r w:rsidRPr="006842DA">
        <w:rPr>
          <w:b/>
          <w:bCs/>
        </w:rPr>
        <w:lastRenderedPageBreak/>
        <w:t xml:space="preserve">Step 1 - </w:t>
      </w:r>
    </w:p>
    <w:p w14:paraId="0B44449B" w14:textId="77777777" w:rsidR="006842DA" w:rsidRPr="006842DA" w:rsidRDefault="006842DA" w:rsidP="00A5308D">
      <w:pPr>
        <w:pStyle w:val="ListParagraph"/>
        <w:numPr>
          <w:ilvl w:val="0"/>
          <w:numId w:val="45"/>
        </w:numPr>
        <w:tabs>
          <w:tab w:val="clear" w:pos="1800"/>
        </w:tabs>
        <w:jc w:val="both"/>
      </w:pPr>
      <w:r w:rsidRPr="006842DA">
        <w:t>Customer Login to Al Ansari Digital Pay application</w:t>
      </w:r>
    </w:p>
    <w:p w14:paraId="5508A24F" w14:textId="77777777" w:rsidR="006842DA" w:rsidRPr="006842DA" w:rsidRDefault="006842DA" w:rsidP="00A5308D">
      <w:pPr>
        <w:pStyle w:val="ListParagraph"/>
        <w:numPr>
          <w:ilvl w:val="0"/>
          <w:numId w:val="45"/>
        </w:numPr>
        <w:tabs>
          <w:tab w:val="clear" w:pos="1800"/>
        </w:tabs>
        <w:jc w:val="both"/>
      </w:pPr>
      <w:r w:rsidRPr="006842DA">
        <w:t>Customer selects WPS wallet</w:t>
      </w:r>
    </w:p>
    <w:p w14:paraId="47478CC9" w14:textId="77777777" w:rsidR="006842DA" w:rsidRPr="006842DA" w:rsidRDefault="006842DA" w:rsidP="00A5308D">
      <w:pPr>
        <w:pStyle w:val="ListParagraph"/>
        <w:numPr>
          <w:ilvl w:val="0"/>
          <w:numId w:val="45"/>
        </w:numPr>
        <w:tabs>
          <w:tab w:val="clear" w:pos="1800"/>
        </w:tabs>
        <w:jc w:val="both"/>
      </w:pPr>
      <w:r w:rsidRPr="006842DA">
        <w:t>Option will be displayed “Account to Account Transfer” i.e. transfer funds from WPS Wallet to Main Wallet</w:t>
      </w:r>
    </w:p>
    <w:p w14:paraId="1EF0DDED" w14:textId="77777777" w:rsidR="006842DA" w:rsidRPr="006842DA" w:rsidRDefault="006842DA" w:rsidP="00A5308D">
      <w:pPr>
        <w:pStyle w:val="ListParagraph"/>
        <w:numPr>
          <w:ilvl w:val="0"/>
          <w:numId w:val="45"/>
        </w:numPr>
        <w:tabs>
          <w:tab w:val="clear" w:pos="1800"/>
        </w:tabs>
        <w:jc w:val="both"/>
      </w:pPr>
      <w:r w:rsidRPr="006842DA">
        <w:t>Customer will provide the amount to be transferred from WPS Wallet to Main Wallet</w:t>
      </w:r>
    </w:p>
    <w:p w14:paraId="197E9DF3" w14:textId="77777777" w:rsidR="006842DA" w:rsidRPr="006842DA" w:rsidRDefault="006842DA" w:rsidP="00A5308D">
      <w:pPr>
        <w:pStyle w:val="ListParagraph"/>
        <w:ind w:left="1440"/>
        <w:jc w:val="both"/>
      </w:pPr>
      <w:r w:rsidRPr="006842DA">
        <w:rPr>
          <w:b/>
          <w:bCs/>
        </w:rPr>
        <w:t>Step 2 -</w:t>
      </w:r>
    </w:p>
    <w:p w14:paraId="297E2661" w14:textId="77777777" w:rsidR="006842DA" w:rsidRPr="006842DA" w:rsidRDefault="006842DA" w:rsidP="00A5308D">
      <w:pPr>
        <w:pStyle w:val="ListParagraph"/>
        <w:numPr>
          <w:ilvl w:val="0"/>
          <w:numId w:val="45"/>
        </w:numPr>
        <w:tabs>
          <w:tab w:val="clear" w:pos="1800"/>
        </w:tabs>
        <w:jc w:val="both"/>
      </w:pPr>
      <w:r w:rsidRPr="006842DA">
        <w:t xml:space="preserve">Once confirmed by customer to proceed with transfer, Foo backend Initiates debit request with AAE Middleware. </w:t>
      </w:r>
    </w:p>
    <w:p w14:paraId="67932C6E" w14:textId="77777777" w:rsidR="006842DA" w:rsidRPr="006842DA" w:rsidRDefault="006842DA" w:rsidP="00A5308D">
      <w:pPr>
        <w:pStyle w:val="ListParagraph"/>
        <w:numPr>
          <w:ilvl w:val="0"/>
          <w:numId w:val="45"/>
        </w:numPr>
        <w:tabs>
          <w:tab w:val="clear" w:pos="1800"/>
        </w:tabs>
        <w:jc w:val="both"/>
      </w:pPr>
      <w:r w:rsidRPr="006842DA">
        <w:t xml:space="preserve">AAE Middleware sends feedback to Foo API Gateway after balance and verification in AAE CMS. </w:t>
      </w:r>
    </w:p>
    <w:p w14:paraId="141C65F5" w14:textId="77777777" w:rsidR="006842DA" w:rsidRPr="006842DA" w:rsidRDefault="006842DA" w:rsidP="00A5308D">
      <w:pPr>
        <w:pStyle w:val="ListParagraph"/>
        <w:ind w:left="1440"/>
        <w:jc w:val="both"/>
      </w:pPr>
      <w:r w:rsidRPr="006842DA">
        <w:rPr>
          <w:b/>
          <w:bCs/>
        </w:rPr>
        <w:t>Step 3 -</w:t>
      </w:r>
    </w:p>
    <w:p w14:paraId="2080345C" w14:textId="77777777" w:rsidR="006842DA" w:rsidRPr="006842DA" w:rsidRDefault="006842DA" w:rsidP="00A5308D">
      <w:pPr>
        <w:pStyle w:val="ListParagraph"/>
        <w:numPr>
          <w:ilvl w:val="0"/>
          <w:numId w:val="45"/>
        </w:numPr>
        <w:tabs>
          <w:tab w:val="clear" w:pos="1800"/>
        </w:tabs>
        <w:jc w:val="both"/>
      </w:pPr>
      <w:r w:rsidRPr="006842DA">
        <w:t xml:space="preserve">Foo backend then initiates the credit request for Main Wallet SVA hosted in NI system. </w:t>
      </w:r>
    </w:p>
    <w:p w14:paraId="7165646B" w14:textId="77777777" w:rsidR="006842DA" w:rsidRPr="006842DA" w:rsidRDefault="006842DA" w:rsidP="00A5308D">
      <w:pPr>
        <w:pStyle w:val="ListParagraph"/>
        <w:numPr>
          <w:ilvl w:val="0"/>
          <w:numId w:val="45"/>
        </w:numPr>
        <w:tabs>
          <w:tab w:val="clear" w:pos="1800"/>
        </w:tabs>
        <w:jc w:val="both"/>
      </w:pPr>
      <w:r w:rsidRPr="006842DA">
        <w:t>Once credit posted successfully, NI sends feedback to Foo Backend</w:t>
      </w:r>
    </w:p>
    <w:p w14:paraId="59CA4326" w14:textId="77777777" w:rsidR="006842DA" w:rsidRDefault="006842DA" w:rsidP="00A5308D">
      <w:pPr>
        <w:pStyle w:val="ListParagraph"/>
        <w:numPr>
          <w:ilvl w:val="0"/>
          <w:numId w:val="45"/>
        </w:numPr>
        <w:tabs>
          <w:tab w:val="clear" w:pos="1800"/>
        </w:tabs>
        <w:jc w:val="both"/>
      </w:pPr>
      <w:r w:rsidRPr="006842DA">
        <w:t>Front end will display message for fund transfer confirmation.</w:t>
      </w:r>
    </w:p>
    <w:tbl>
      <w:tblPr>
        <w:tblStyle w:val="TableGrid"/>
        <w:tblW w:w="9418" w:type="dxa"/>
        <w:tblInd w:w="805" w:type="dxa"/>
        <w:tblLook w:val="04A0" w:firstRow="1" w:lastRow="0" w:firstColumn="1" w:lastColumn="0" w:noHBand="0" w:noVBand="1"/>
      </w:tblPr>
      <w:tblGrid>
        <w:gridCol w:w="1440"/>
        <w:gridCol w:w="7978"/>
      </w:tblGrid>
      <w:tr w:rsidR="007F5CF0" w:rsidRPr="007F5CF0" w14:paraId="7B0C0954" w14:textId="77777777" w:rsidTr="0037251E">
        <w:trPr>
          <w:trHeight w:val="548"/>
        </w:trPr>
        <w:tc>
          <w:tcPr>
            <w:tcW w:w="14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87B23" w14:textId="77777777" w:rsidR="007F5CF0" w:rsidRPr="007F5CF0" w:rsidRDefault="007F5CF0" w:rsidP="0037251E">
            <w:pPr>
              <w:ind w:left="-5" w:hanging="10"/>
              <w:rPr>
                <w:rFonts w:ascii="Calibri" w:eastAsia="Calibri" w:hAnsi="Calibri" w:cstheme="majorBidi"/>
                <w:i/>
                <w:iCs/>
                <w:sz w:val="20"/>
              </w:rPr>
            </w:pPr>
            <w:r w:rsidRPr="007F5CF0">
              <w:rPr>
                <w:rFonts w:ascii="Calibri" w:eastAsia="Calibri" w:hAnsi="Calibri" w:cstheme="majorBidi"/>
                <w:i/>
                <w:iCs/>
                <w:sz w:val="20"/>
              </w:rPr>
              <w:t>Important notes</w:t>
            </w:r>
          </w:p>
        </w:tc>
        <w:tc>
          <w:tcPr>
            <w:tcW w:w="79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ABF5C" w14:textId="0A0F6218" w:rsidR="007F5CF0" w:rsidRPr="007F5CF0" w:rsidRDefault="007F5CF0" w:rsidP="007F5CF0">
            <w:pPr>
              <w:pStyle w:val="ListParagraph"/>
              <w:numPr>
                <w:ilvl w:val="0"/>
                <w:numId w:val="16"/>
              </w:numPr>
              <w:rPr>
                <w:i/>
                <w:iCs/>
                <w:sz w:val="20"/>
              </w:rPr>
            </w:pPr>
            <w:r>
              <w:rPr>
                <w:i/>
                <w:iCs/>
                <w:sz w:val="20"/>
              </w:rPr>
              <w:t>This service will be applicable only for fund transfer from WPS Payroll card to SVA Wallet.</w:t>
            </w:r>
          </w:p>
        </w:tc>
      </w:tr>
    </w:tbl>
    <w:p w14:paraId="163874E0" w14:textId="77777777" w:rsidR="006842DA" w:rsidRPr="006842DA" w:rsidRDefault="006842DA" w:rsidP="007F5CF0">
      <w:pPr>
        <w:pStyle w:val="ListParagraph"/>
        <w:ind w:left="1800"/>
        <w:jc w:val="both"/>
      </w:pPr>
    </w:p>
    <w:p w14:paraId="179F7D0B" w14:textId="5F64649A" w:rsidR="009C403F" w:rsidRDefault="4F284700" w:rsidP="00F50A72">
      <w:pPr>
        <w:pStyle w:val="Heading3"/>
        <w:ind w:left="1080"/>
        <w:rPr>
          <w:b/>
          <w:bCs/>
        </w:rPr>
      </w:pPr>
      <w:bookmarkStart w:id="19" w:name="_Toc158072707"/>
      <w:r w:rsidRPr="4F284700">
        <w:rPr>
          <w:b/>
          <w:bCs/>
          <w:color w:val="1F4E79" w:themeColor="accent1" w:themeShade="80"/>
        </w:rPr>
        <w:t>Wallet Top-up Via bulk Payment or top-up file</w:t>
      </w:r>
      <w:bookmarkEnd w:id="19"/>
    </w:p>
    <w:p w14:paraId="0E79B502" w14:textId="17B8017C" w:rsidR="0009401B" w:rsidRDefault="4FD730E9" w:rsidP="00312688">
      <w:pPr>
        <w:pStyle w:val="ListParagraph"/>
        <w:numPr>
          <w:ilvl w:val="0"/>
          <w:numId w:val="24"/>
        </w:numPr>
        <w:jc w:val="both"/>
      </w:pPr>
      <w:bookmarkStart w:id="20" w:name="_Hlk158068618"/>
      <w:r>
        <w:t xml:space="preserve">Al Ansari </w:t>
      </w:r>
      <w:r w:rsidR="5C6B184D">
        <w:t>can use</w:t>
      </w:r>
      <w:r>
        <w:t xml:space="preserve"> bulk interface option to </w:t>
      </w:r>
      <w:commentRangeStart w:id="21"/>
      <w:r>
        <w:t xml:space="preserve">top-up </w:t>
      </w:r>
      <w:commentRangeEnd w:id="21"/>
      <w:r w:rsidR="00312688">
        <w:rPr>
          <w:rStyle w:val="CommentReference"/>
        </w:rPr>
        <w:commentReference w:id="21"/>
      </w:r>
      <w:r>
        <w:t xml:space="preserve">balances on the SVA accounts. </w:t>
      </w:r>
      <w:bookmarkEnd w:id="20"/>
    </w:p>
    <w:p w14:paraId="73E7180D" w14:textId="003FB38F" w:rsidR="00312688" w:rsidRDefault="4FD730E9" w:rsidP="00312688">
      <w:pPr>
        <w:pStyle w:val="ListParagraph"/>
        <w:numPr>
          <w:ilvl w:val="0"/>
          <w:numId w:val="24"/>
        </w:numPr>
        <w:jc w:val="both"/>
      </w:pPr>
      <w:commentRangeStart w:id="22"/>
      <w:r>
        <w:t>The interface file will have standard format in which the data is expected to be provided</w:t>
      </w:r>
      <w:r w:rsidR="5C6B184D">
        <w:t xml:space="preserve"> from Al Ansari.</w:t>
      </w:r>
      <w:commentRangeEnd w:id="22"/>
      <w:r w:rsidR="00312688">
        <w:rPr>
          <w:rStyle w:val="CommentReference"/>
        </w:rPr>
        <w:commentReference w:id="22"/>
      </w:r>
    </w:p>
    <w:p w14:paraId="25D4CEE9" w14:textId="16F9839C" w:rsidR="00312688" w:rsidRDefault="00312688" w:rsidP="00312688">
      <w:pPr>
        <w:pStyle w:val="ListParagraph"/>
        <w:numPr>
          <w:ilvl w:val="0"/>
          <w:numId w:val="24"/>
        </w:numPr>
        <w:jc w:val="both"/>
      </w:pPr>
      <w:r>
        <w:t xml:space="preserve">The file will be placed by Al Ansari on the agreed SFTP location, from where NI will pick up the file for processing and updating the balance after file processing. </w:t>
      </w:r>
    </w:p>
    <w:p w14:paraId="57085577" w14:textId="268300F0" w:rsidR="00D3049A" w:rsidRDefault="00D3049A" w:rsidP="00D3049A">
      <w:pPr>
        <w:pStyle w:val="ListParagraph"/>
        <w:numPr>
          <w:ilvl w:val="0"/>
          <w:numId w:val="24"/>
        </w:numPr>
        <w:jc w:val="both"/>
      </w:pPr>
      <w:r>
        <w:t xml:space="preserve">Wallet ID to be passed in bulk file for posting payment onto the customer wallet account. </w:t>
      </w:r>
    </w:p>
    <w:p w14:paraId="7D3AA4B3" w14:textId="225C7136" w:rsidR="00312688" w:rsidRDefault="4FD730E9" w:rsidP="00312688">
      <w:pPr>
        <w:pStyle w:val="ListParagraph"/>
        <w:numPr>
          <w:ilvl w:val="0"/>
          <w:numId w:val="24"/>
        </w:numPr>
        <w:jc w:val="both"/>
      </w:pPr>
      <w:commentRangeStart w:id="23"/>
      <w:r>
        <w:t>Once the file is processed at NI,</w:t>
      </w:r>
      <w:commentRangeEnd w:id="23"/>
      <w:r w:rsidR="00312688">
        <w:rPr>
          <w:rStyle w:val="CommentReference"/>
        </w:rPr>
        <w:commentReference w:id="23"/>
      </w:r>
      <w:r>
        <w:t xml:space="preserve"> the response file will be generated from NI that provides details about payment update response. Al Ansari can use this response file for initiating notifications to customers about top-up.</w:t>
      </w:r>
    </w:p>
    <w:p w14:paraId="606115C9" w14:textId="55D86317" w:rsidR="00312688" w:rsidRDefault="00C87D2C" w:rsidP="00312688">
      <w:pPr>
        <w:pStyle w:val="ListParagraph"/>
        <w:numPr>
          <w:ilvl w:val="0"/>
          <w:numId w:val="24"/>
        </w:numPr>
        <w:jc w:val="both"/>
      </w:pPr>
      <w:r>
        <w:t>NI does not have any restriction on the number of files to be processed in a day.</w:t>
      </w:r>
    </w:p>
    <w:p w14:paraId="67713CE9" w14:textId="5B97A928" w:rsidR="00311BA3" w:rsidRDefault="00311BA3" w:rsidP="00311BA3">
      <w:pPr>
        <w:pStyle w:val="ListParagraph"/>
        <w:ind w:left="2160"/>
        <w:jc w:val="both"/>
      </w:pPr>
      <w:r>
        <w:rPr>
          <w:noProof/>
        </w:rPr>
        <w:drawing>
          <wp:inline distT="0" distB="0" distL="0" distR="0" wp14:anchorId="64413833" wp14:editId="0BA5E6CF">
            <wp:extent cx="4282633" cy="2870092"/>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659" cy="2879492"/>
                    </a:xfrm>
                    <a:prstGeom prst="rect">
                      <a:avLst/>
                    </a:prstGeom>
                  </pic:spPr>
                </pic:pic>
              </a:graphicData>
            </a:graphic>
          </wp:inline>
        </w:drawing>
      </w:r>
    </w:p>
    <w:p w14:paraId="695E4691" w14:textId="249EABF2" w:rsidR="00984C58" w:rsidRDefault="008220F2" w:rsidP="00312688">
      <w:pPr>
        <w:pStyle w:val="ListParagraph"/>
        <w:numPr>
          <w:ilvl w:val="0"/>
          <w:numId w:val="24"/>
        </w:numPr>
        <w:jc w:val="both"/>
      </w:pPr>
      <w:r>
        <w:t>Please refer to “</w:t>
      </w:r>
      <w:r w:rsidRPr="008220F2">
        <w:t>Financial posting service</w:t>
      </w:r>
      <w:r>
        <w:t>”</w:t>
      </w:r>
      <w:r w:rsidR="00984C58">
        <w:t xml:space="preserve"> file layout is attached in Appendix Section.</w:t>
      </w:r>
    </w:p>
    <w:tbl>
      <w:tblPr>
        <w:tblStyle w:val="TableGrid"/>
        <w:tblW w:w="9508" w:type="dxa"/>
        <w:tblInd w:w="715" w:type="dxa"/>
        <w:tblLook w:val="04A0" w:firstRow="1" w:lastRow="0" w:firstColumn="1" w:lastColumn="0" w:noHBand="0" w:noVBand="1"/>
      </w:tblPr>
      <w:tblGrid>
        <w:gridCol w:w="1530"/>
        <w:gridCol w:w="7978"/>
      </w:tblGrid>
      <w:tr w:rsidR="00D62DC8" w14:paraId="2E59BC19" w14:textId="77777777" w:rsidTr="12DE62C7">
        <w:trPr>
          <w:trHeight w:val="420"/>
        </w:trPr>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4DEFFE" w14:textId="77777777" w:rsidR="00D62DC8" w:rsidRDefault="00D62DC8" w:rsidP="00E85814">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79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44F79" w14:textId="35DE35AA" w:rsidR="00D62DC8" w:rsidRPr="00D62DC8" w:rsidRDefault="19C6B50B" w:rsidP="12DE62C7">
            <w:pPr>
              <w:pStyle w:val="ListParagraph"/>
              <w:numPr>
                <w:ilvl w:val="0"/>
                <w:numId w:val="16"/>
              </w:numPr>
              <w:rPr>
                <w:i/>
                <w:iCs/>
                <w:sz w:val="18"/>
                <w:szCs w:val="18"/>
              </w:rPr>
            </w:pPr>
            <w:commentRangeStart w:id="24"/>
            <w:r w:rsidRPr="12DE62C7">
              <w:rPr>
                <w:i/>
                <w:iCs/>
                <w:sz w:val="18"/>
                <w:szCs w:val="18"/>
              </w:rPr>
              <w:t>The notification to customers</w:t>
            </w:r>
            <w:commentRangeEnd w:id="24"/>
            <w:r w:rsidR="00D62DC8">
              <w:rPr>
                <w:rStyle w:val="CommentReference"/>
              </w:rPr>
              <w:commentReference w:id="24"/>
            </w:r>
            <w:r w:rsidRPr="12DE62C7">
              <w:rPr>
                <w:i/>
                <w:iCs/>
                <w:sz w:val="18"/>
                <w:szCs w:val="18"/>
              </w:rPr>
              <w:t xml:space="preserve"> for top-up will be managed and handled by Al Ansari. The bulk Financial response report can be used to initiate customer notification.</w:t>
            </w:r>
          </w:p>
        </w:tc>
      </w:tr>
    </w:tbl>
    <w:p w14:paraId="7D09F020" w14:textId="77777777" w:rsidR="00D62DC8" w:rsidRDefault="00D62DC8" w:rsidP="00D62DC8">
      <w:pPr>
        <w:pStyle w:val="ListParagraph"/>
        <w:ind w:left="1080"/>
        <w:jc w:val="both"/>
      </w:pPr>
    </w:p>
    <w:p w14:paraId="18D50D07" w14:textId="5D732DF1" w:rsidR="00312688" w:rsidRDefault="4F284700" w:rsidP="00312688">
      <w:pPr>
        <w:pStyle w:val="Heading3"/>
        <w:ind w:left="1080"/>
        <w:rPr>
          <w:b/>
          <w:bCs/>
        </w:rPr>
      </w:pPr>
      <w:bookmarkStart w:id="25" w:name="_Toc158072708"/>
      <w:r w:rsidRPr="4F284700">
        <w:rPr>
          <w:b/>
          <w:bCs/>
          <w:color w:val="1F4E79" w:themeColor="accent1" w:themeShade="80"/>
        </w:rPr>
        <w:lastRenderedPageBreak/>
        <w:t>Wallet Top-up via Cash-in</w:t>
      </w:r>
      <w:bookmarkEnd w:id="25"/>
    </w:p>
    <w:p w14:paraId="03416E63" w14:textId="563D7EEF" w:rsidR="009D4438" w:rsidRDefault="009D4438" w:rsidP="009D4438">
      <w:pPr>
        <w:pStyle w:val="ListParagraph"/>
        <w:numPr>
          <w:ilvl w:val="0"/>
          <w:numId w:val="24"/>
        </w:numPr>
        <w:jc w:val="both"/>
      </w:pPr>
      <w:r>
        <w:t xml:space="preserve">Al Ansari will provide an option to fund Wallets by accepting cash at Al Ansari Exchange house or authorized partners. </w:t>
      </w:r>
    </w:p>
    <w:p w14:paraId="74B62BD8" w14:textId="103B771C" w:rsidR="009D4438" w:rsidRDefault="009D4438" w:rsidP="009D4438">
      <w:pPr>
        <w:pStyle w:val="ListParagraph"/>
        <w:numPr>
          <w:ilvl w:val="0"/>
          <w:numId w:val="24"/>
        </w:numPr>
        <w:jc w:val="both"/>
      </w:pPr>
      <w:r>
        <w:t xml:space="preserve">Al Ansari will perform customer validation and verification before initiating the Wallet top-up request. </w:t>
      </w:r>
    </w:p>
    <w:p w14:paraId="1CCE5F63" w14:textId="4123C2F3" w:rsidR="009D4438" w:rsidRDefault="009D4438" w:rsidP="00FE4F1D">
      <w:pPr>
        <w:pStyle w:val="ListParagraph"/>
        <w:numPr>
          <w:ilvl w:val="0"/>
          <w:numId w:val="24"/>
        </w:numPr>
        <w:jc w:val="both"/>
      </w:pPr>
      <w:r>
        <w:t>NI will expose an transaction posting API for</w:t>
      </w:r>
      <w:r w:rsidR="00FE4F1D">
        <w:t xml:space="preserve"> initiating</w:t>
      </w:r>
      <w:r>
        <w:t xml:space="preserve"> top-up to customers wallet account. </w:t>
      </w:r>
      <w:r w:rsidR="00A64B25">
        <w:t xml:space="preserve">Al Ansari can integrate the API at required channels like CRM to initiate request with NI. </w:t>
      </w:r>
    </w:p>
    <w:p w14:paraId="57FAB97F" w14:textId="523C371E" w:rsidR="00A64B25" w:rsidRDefault="00FE4F1D" w:rsidP="009D4438">
      <w:pPr>
        <w:pStyle w:val="ListParagraph"/>
        <w:numPr>
          <w:ilvl w:val="0"/>
          <w:numId w:val="24"/>
        </w:numPr>
        <w:jc w:val="both"/>
      </w:pPr>
      <w:r>
        <w:t xml:space="preserve">The balance in the customer application </w:t>
      </w:r>
    </w:p>
    <w:p w14:paraId="7488DEF4" w14:textId="77777777" w:rsidR="00FE4F1D" w:rsidRDefault="00FE4F1D" w:rsidP="00FE4F1D">
      <w:pPr>
        <w:pStyle w:val="ListParagraph"/>
        <w:numPr>
          <w:ilvl w:val="0"/>
          <w:numId w:val="24"/>
        </w:numPr>
        <w:jc w:val="both"/>
      </w:pPr>
      <w:r>
        <w:t>Below API specification for reference to perform both cash-in/Cash-out functions from Al Ansari -</w:t>
      </w:r>
    </w:p>
    <w:p w14:paraId="55568DC0" w14:textId="5D5E38DE" w:rsidR="00FE4F1D" w:rsidRDefault="00864005" w:rsidP="00FE4F1D">
      <w:pPr>
        <w:pStyle w:val="ListParagraph"/>
        <w:ind w:left="1080"/>
        <w:jc w:val="both"/>
      </w:pPr>
      <w:hyperlink r:id="rId19" w:history="1">
        <w:r w:rsidR="00FE4F1D" w:rsidRPr="000E2B63">
          <w:rPr>
            <w:rStyle w:val="Hyperlink"/>
          </w:rPr>
          <w:t>https://developer.network.ae/docs/read/card_services/version_2/Card_Transaction</w:t>
        </w:r>
      </w:hyperlink>
    </w:p>
    <w:p w14:paraId="5695A730" w14:textId="6C4CF796" w:rsidR="00C33906" w:rsidRDefault="007E38FA" w:rsidP="009D4438">
      <w:pPr>
        <w:pStyle w:val="ListParagraph"/>
        <w:numPr>
          <w:ilvl w:val="0"/>
          <w:numId w:val="24"/>
        </w:numPr>
        <w:jc w:val="both"/>
      </w:pPr>
      <w:r>
        <w:t xml:space="preserve">Al Ansari to confirm what details to be stored for transaction for </w:t>
      </w:r>
      <w:r w:rsidR="00307DB0">
        <w:t>tracking</w:t>
      </w:r>
      <w:r>
        <w:t xml:space="preserve"> purpose</w:t>
      </w:r>
      <w:r w:rsidR="00307DB0">
        <w:t>.</w:t>
      </w:r>
    </w:p>
    <w:tbl>
      <w:tblPr>
        <w:tblStyle w:val="TableGrid"/>
        <w:tblW w:w="0" w:type="auto"/>
        <w:tblInd w:w="720" w:type="dxa"/>
        <w:tblLayout w:type="fixed"/>
        <w:tblLook w:val="06A0" w:firstRow="1" w:lastRow="0" w:firstColumn="1" w:lastColumn="0" w:noHBand="1" w:noVBand="1"/>
      </w:tblPr>
      <w:tblGrid>
        <w:gridCol w:w="9461"/>
      </w:tblGrid>
      <w:tr w:rsidR="00312688" w14:paraId="65B4CAA2" w14:textId="77777777" w:rsidTr="004E6941">
        <w:trPr>
          <w:trHeight w:val="490"/>
        </w:trPr>
        <w:tc>
          <w:tcPr>
            <w:tcW w:w="9461" w:type="dxa"/>
          </w:tcPr>
          <w:p w14:paraId="799FC1A1" w14:textId="00F40632" w:rsidR="00312688" w:rsidRDefault="00312688" w:rsidP="0075587B">
            <w:pPr>
              <w:keepNext/>
            </w:pPr>
          </w:p>
          <w:p w14:paraId="2C9E52C1" w14:textId="7E8FCAEE" w:rsidR="00F07623" w:rsidRDefault="00524DB9" w:rsidP="0075587B">
            <w:pPr>
              <w:keepNext/>
            </w:pPr>
            <w:r>
              <w:rPr>
                <w:noProof/>
              </w:rPr>
              <w:drawing>
                <wp:inline distT="0" distB="0" distL="0" distR="0" wp14:anchorId="6D690C83" wp14:editId="7211E7C3">
                  <wp:extent cx="5870575" cy="3648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0575" cy="3648710"/>
                          </a:xfrm>
                          <a:prstGeom prst="rect">
                            <a:avLst/>
                          </a:prstGeom>
                        </pic:spPr>
                      </pic:pic>
                    </a:graphicData>
                  </a:graphic>
                </wp:inline>
              </w:drawing>
            </w:r>
          </w:p>
          <w:p w14:paraId="00D425A5" w14:textId="309ECE44" w:rsidR="00312688" w:rsidRDefault="00312688" w:rsidP="0075587B">
            <w:pPr>
              <w:pStyle w:val="Caption"/>
            </w:pPr>
            <w:r>
              <w:t xml:space="preserve">Figure  - </w:t>
            </w:r>
            <w:r w:rsidR="00FD72B3">
              <w:t>Cash</w:t>
            </w:r>
            <w:r w:rsidR="00F07623">
              <w:t>-</w:t>
            </w:r>
            <w:r w:rsidR="00FD72B3">
              <w:t xml:space="preserve">In </w:t>
            </w:r>
            <w:r w:rsidR="00F07623">
              <w:t>at Al Ansari Exchange</w:t>
            </w:r>
          </w:p>
        </w:tc>
      </w:tr>
    </w:tbl>
    <w:p w14:paraId="63CEA2AF" w14:textId="77777777" w:rsidR="00312688" w:rsidRDefault="00312688" w:rsidP="00312688">
      <w:pPr>
        <w:pStyle w:val="Heading3"/>
        <w:numPr>
          <w:ilvl w:val="0"/>
          <w:numId w:val="0"/>
        </w:numPr>
        <w:rPr>
          <w:b/>
          <w:bCs/>
        </w:rPr>
      </w:pPr>
    </w:p>
    <w:tbl>
      <w:tblPr>
        <w:tblStyle w:val="TableGrid"/>
        <w:tblW w:w="9508" w:type="dxa"/>
        <w:tblInd w:w="715" w:type="dxa"/>
        <w:tblLook w:val="04A0" w:firstRow="1" w:lastRow="0" w:firstColumn="1" w:lastColumn="0" w:noHBand="0" w:noVBand="1"/>
      </w:tblPr>
      <w:tblGrid>
        <w:gridCol w:w="1530"/>
        <w:gridCol w:w="7978"/>
      </w:tblGrid>
      <w:tr w:rsidR="00312688" w14:paraId="0B9220EA" w14:textId="77777777" w:rsidTr="0075587B">
        <w:trPr>
          <w:trHeight w:val="420"/>
        </w:trPr>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440638" w14:textId="77777777" w:rsidR="00312688" w:rsidRDefault="00312688" w:rsidP="0075587B">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79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81C0B5" w14:textId="77777777" w:rsidR="00312688" w:rsidRDefault="00F07623" w:rsidP="0075587B">
            <w:pPr>
              <w:pStyle w:val="ListParagraph"/>
              <w:numPr>
                <w:ilvl w:val="0"/>
                <w:numId w:val="16"/>
              </w:numPr>
              <w:rPr>
                <w:i/>
                <w:iCs/>
                <w:sz w:val="18"/>
                <w:szCs w:val="18"/>
              </w:rPr>
            </w:pPr>
            <w:r>
              <w:rPr>
                <w:i/>
                <w:iCs/>
                <w:sz w:val="18"/>
                <w:szCs w:val="18"/>
              </w:rPr>
              <w:t xml:space="preserve">Al Ansari to initiate request with Wallet ID for initiating Cash-in or Cash-out request. </w:t>
            </w:r>
          </w:p>
          <w:p w14:paraId="11AF4260" w14:textId="7C4B3DC3" w:rsidR="00F07623" w:rsidRPr="001A2F18" w:rsidRDefault="00F07623" w:rsidP="0075587B">
            <w:pPr>
              <w:pStyle w:val="ListParagraph"/>
              <w:numPr>
                <w:ilvl w:val="0"/>
                <w:numId w:val="16"/>
              </w:numPr>
              <w:rPr>
                <w:i/>
                <w:iCs/>
                <w:sz w:val="18"/>
                <w:szCs w:val="18"/>
              </w:rPr>
            </w:pPr>
            <w:r>
              <w:rPr>
                <w:i/>
                <w:iCs/>
                <w:sz w:val="18"/>
                <w:szCs w:val="18"/>
              </w:rPr>
              <w:t>API can be used for both Cash-in and Cash-out functions</w:t>
            </w:r>
            <w:r w:rsidR="00E21F63">
              <w:rPr>
                <w:i/>
                <w:iCs/>
                <w:sz w:val="18"/>
                <w:szCs w:val="18"/>
              </w:rPr>
              <w:t>.</w:t>
            </w:r>
          </w:p>
        </w:tc>
      </w:tr>
    </w:tbl>
    <w:p w14:paraId="062025CC" w14:textId="77777777" w:rsidR="00312688" w:rsidRPr="00D37E20" w:rsidRDefault="00312688" w:rsidP="0009401B"/>
    <w:p w14:paraId="2529A17E" w14:textId="026FD2CA" w:rsidR="0009401B" w:rsidRPr="00F50A72" w:rsidRDefault="4F284700" w:rsidP="00F50A72">
      <w:pPr>
        <w:pStyle w:val="Heading3"/>
        <w:ind w:left="1080"/>
        <w:rPr>
          <w:b/>
          <w:bCs/>
          <w:color w:val="1F4E79" w:themeColor="accent1" w:themeShade="80"/>
        </w:rPr>
      </w:pPr>
      <w:bookmarkStart w:id="26" w:name="_Toc158072709"/>
      <w:r w:rsidRPr="4F284700">
        <w:rPr>
          <w:b/>
          <w:bCs/>
          <w:color w:val="1F4E79" w:themeColor="accent1" w:themeShade="80"/>
        </w:rPr>
        <w:t>Peer to Peer (P to P) Fund transfer</w:t>
      </w:r>
      <w:bookmarkEnd w:id="26"/>
    </w:p>
    <w:p w14:paraId="2C1EF6AF" w14:textId="2B61AD5C" w:rsidR="00D37E20" w:rsidRDefault="00D37E20">
      <w:pPr>
        <w:pStyle w:val="ListParagraph"/>
        <w:numPr>
          <w:ilvl w:val="0"/>
          <w:numId w:val="27"/>
        </w:numPr>
      </w:pPr>
      <w:r>
        <w:t xml:space="preserve">The Peer to Peer will be essentially Wallet to Wallet fund transfer between the sender and receiver wallet accounts. </w:t>
      </w:r>
    </w:p>
    <w:p w14:paraId="1847E081" w14:textId="01AD3E2C" w:rsidR="00D37E20" w:rsidRDefault="4D3F0590">
      <w:pPr>
        <w:pStyle w:val="ListParagraph"/>
        <w:numPr>
          <w:ilvl w:val="0"/>
          <w:numId w:val="27"/>
        </w:numPr>
      </w:pPr>
      <w:r>
        <w:t xml:space="preserve">Sender will have three options on mobile application to select the mode of fund transfer </w:t>
      </w:r>
    </w:p>
    <w:p w14:paraId="2A5D9251" w14:textId="3A51A74B" w:rsidR="009C403F" w:rsidRDefault="4D3F0590">
      <w:pPr>
        <w:pStyle w:val="ListParagraph"/>
        <w:numPr>
          <w:ilvl w:val="1"/>
          <w:numId w:val="27"/>
        </w:numPr>
      </w:pPr>
      <w:r>
        <w:t xml:space="preserve">Via QR Scanning of the Receiver/Beneficiary </w:t>
      </w:r>
    </w:p>
    <w:p w14:paraId="4CFD75A0" w14:textId="09205E6B" w:rsidR="4D3F0590" w:rsidRDefault="4F284700" w:rsidP="4D3F0590">
      <w:pPr>
        <w:pStyle w:val="ListParagraph"/>
        <w:numPr>
          <w:ilvl w:val="1"/>
          <w:numId w:val="27"/>
        </w:numPr>
      </w:pPr>
      <w:r>
        <w:t>Via selecting the mobile number from the contacts list on the mobile device</w:t>
      </w:r>
    </w:p>
    <w:p w14:paraId="698BBCB0" w14:textId="175D9795" w:rsidR="00D37E20" w:rsidRDefault="4F284700">
      <w:pPr>
        <w:pStyle w:val="ListParagraph"/>
        <w:numPr>
          <w:ilvl w:val="1"/>
          <w:numId w:val="27"/>
        </w:numPr>
      </w:pPr>
      <w:r>
        <w:t xml:space="preserve">Via mobile number search to identify customer </w:t>
      </w:r>
    </w:p>
    <w:p w14:paraId="7C8CFC3A" w14:textId="775E5A1E" w:rsidR="00D37E20" w:rsidRPr="00F50A72" w:rsidRDefault="4F284700" w:rsidP="00F50A72">
      <w:pPr>
        <w:pStyle w:val="Heading4"/>
        <w:rPr>
          <w:color w:val="1F4E79" w:themeColor="accent1" w:themeShade="80"/>
        </w:rPr>
      </w:pPr>
      <w:r w:rsidRPr="4F284700">
        <w:rPr>
          <w:color w:val="1F4E79" w:themeColor="accent1" w:themeShade="80"/>
        </w:rPr>
        <w:t>Via QR Scanning of Receiver/Beneficiary</w:t>
      </w:r>
    </w:p>
    <w:p w14:paraId="79B42E2D" w14:textId="6E36C685" w:rsidR="00D96A7C" w:rsidRDefault="4D3F0590">
      <w:pPr>
        <w:pStyle w:val="ListParagraph"/>
        <w:numPr>
          <w:ilvl w:val="0"/>
          <w:numId w:val="28"/>
        </w:numPr>
      </w:pPr>
      <w:r>
        <w:t>Sender opens the mobile application and navigates to fund transfer option for making a</w:t>
      </w:r>
      <w:del w:id="27" w:author="Elias. Sayegh" w:date="2024-01-31T10:14:00Z">
        <w:r w:rsidR="00DA2439" w:rsidDel="4D3F0590">
          <w:delText>n</w:delText>
        </w:r>
      </w:del>
      <w:r>
        <w:t xml:space="preserve"> payment to Receiver/Beneficiary. </w:t>
      </w:r>
    </w:p>
    <w:p w14:paraId="0B68EC0A" w14:textId="532EB103" w:rsidR="00D96A7C" w:rsidRDefault="4D3F0590">
      <w:pPr>
        <w:pStyle w:val="ListParagraph"/>
        <w:numPr>
          <w:ilvl w:val="0"/>
          <w:numId w:val="28"/>
        </w:numPr>
      </w:pPr>
      <w:r>
        <w:lastRenderedPageBreak/>
        <w:t>Receiver/Beneficiary logins to customer application and selects option to show QR. The QR scan should provide a unique identifier of Receiver/Beneficiary in response.</w:t>
      </w:r>
    </w:p>
    <w:p w14:paraId="11114B00" w14:textId="2ADE0C45" w:rsidR="00DA2439" w:rsidRDefault="00DA2439">
      <w:pPr>
        <w:pStyle w:val="ListParagraph"/>
        <w:numPr>
          <w:ilvl w:val="0"/>
          <w:numId w:val="28"/>
        </w:numPr>
      </w:pPr>
      <w:r>
        <w:t xml:space="preserve">Sender scans the QR presented by Receiver/Beneficiary and on the next screen customer provides the amount to be transferred. </w:t>
      </w:r>
    </w:p>
    <w:p w14:paraId="6945AE0B" w14:textId="4149956F" w:rsidR="00001D7F" w:rsidRDefault="4DBEDAD9">
      <w:pPr>
        <w:pStyle w:val="ListParagraph"/>
        <w:numPr>
          <w:ilvl w:val="0"/>
          <w:numId w:val="28"/>
        </w:numPr>
      </w:pPr>
      <w:r>
        <w:t xml:space="preserve">Al Ansari Digital Pay will orchestrate the below – </w:t>
      </w:r>
    </w:p>
    <w:p w14:paraId="07958ADF" w14:textId="50249E50" w:rsidR="00001D7F" w:rsidRDefault="4DBEDAD9" w:rsidP="00001D7F">
      <w:pPr>
        <w:pStyle w:val="ListParagraph"/>
        <w:numPr>
          <w:ilvl w:val="1"/>
          <w:numId w:val="28"/>
        </w:numPr>
      </w:pPr>
      <w:r>
        <w:t>First debit the amount from Sender</w:t>
      </w:r>
      <w:ins w:id="28" w:author="Elias. Sayegh" w:date="2024-01-31T10:16:00Z">
        <w:r>
          <w:t>’</w:t>
        </w:r>
      </w:ins>
      <w:r>
        <w:t xml:space="preserve">s wallet </w:t>
      </w:r>
    </w:p>
    <w:p w14:paraId="03100A7A" w14:textId="3D834DF2" w:rsidR="00001D7F" w:rsidRDefault="4DBEDAD9" w:rsidP="00001D7F">
      <w:pPr>
        <w:pStyle w:val="ListParagraph"/>
        <w:numPr>
          <w:ilvl w:val="1"/>
          <w:numId w:val="28"/>
        </w:numPr>
      </w:pPr>
      <w:r>
        <w:t>Second to credit the amount to receiver</w:t>
      </w:r>
      <w:ins w:id="29" w:author="Elias. Sayegh" w:date="2024-01-31T10:16:00Z">
        <w:r>
          <w:t>’</w:t>
        </w:r>
      </w:ins>
      <w:r>
        <w:t>s wallet</w:t>
      </w:r>
    </w:p>
    <w:p w14:paraId="6EEA1942" w14:textId="6B07E40C" w:rsidR="00001D7F" w:rsidRDefault="64238EF5" w:rsidP="64238EF5">
      <w:pPr>
        <w:pStyle w:val="ListParagraph"/>
        <w:numPr>
          <w:ilvl w:val="0"/>
          <w:numId w:val="28"/>
        </w:numPr>
        <w:rPr>
          <w:rStyle w:val="Hyperlink"/>
        </w:rPr>
      </w:pPr>
      <w:r>
        <w:t xml:space="preserve">Below API can be used for both debit and credit request for P to P </w:t>
      </w:r>
      <w:r w:rsidR="00F7231A">
        <w:t>–</w:t>
      </w:r>
      <w:r>
        <w:t xml:space="preserve"> </w:t>
      </w:r>
      <w:hyperlink r:id="rId21">
        <w:r w:rsidRPr="64238EF5">
          <w:rPr>
            <w:rStyle w:val="Hyperlink"/>
          </w:rPr>
          <w:t>https://developer.network.ae/docs/read/card_services/version_2/Card_Transaction</w:t>
        </w:r>
      </w:hyperlink>
    </w:p>
    <w:tbl>
      <w:tblPr>
        <w:tblStyle w:val="TableGrid"/>
        <w:tblW w:w="9720" w:type="dxa"/>
        <w:tblInd w:w="715" w:type="dxa"/>
        <w:tblLayout w:type="fixed"/>
        <w:tblLook w:val="04A0" w:firstRow="1" w:lastRow="0" w:firstColumn="1" w:lastColumn="0" w:noHBand="0" w:noVBand="1"/>
      </w:tblPr>
      <w:tblGrid>
        <w:gridCol w:w="2592"/>
        <w:gridCol w:w="7128"/>
      </w:tblGrid>
      <w:tr w:rsidR="009C403F" w14:paraId="0DACE160" w14:textId="77777777" w:rsidTr="12DE62C7">
        <w:tc>
          <w:tcPr>
            <w:tcW w:w="9720" w:type="dxa"/>
            <w:gridSpan w:val="2"/>
          </w:tcPr>
          <w:p w14:paraId="5F6E089F" w14:textId="26085860" w:rsidR="009C403F" w:rsidRDefault="57D882D2" w:rsidP="00E63433">
            <w:pPr>
              <w:keepNext/>
              <w:jc w:val="both"/>
            </w:pPr>
            <w:r>
              <w:t xml:space="preserve"> </w:t>
            </w:r>
            <w:commentRangeStart w:id="30"/>
            <w:r w:rsidR="00625429">
              <w:rPr>
                <w:rFonts w:ascii="Calibri" w:hAnsi="Calibri" w:cstheme="majorBidi"/>
                <w:color w:val="000000" w:themeColor="text1"/>
                <w:sz w:val="22"/>
                <w:szCs w:val="22"/>
              </w:rPr>
              <w:object w:dxaOrig="15060" w:dyaOrig="13030" w14:anchorId="58F4E16F">
                <v:shape id="_x0000_i1030" type="#_x0000_t75" style="width:475.2pt;height:411.35pt" o:ole="">
                  <v:imagedata r:id="rId22" o:title=""/>
                </v:shape>
                <o:OLEObject Type="Embed" ProgID="PBrush" ShapeID="_x0000_i1030" DrawAspect="Content" ObjectID="_1768838421" r:id="rId23"/>
              </w:object>
            </w:r>
            <w:commentRangeEnd w:id="30"/>
            <w:r w:rsidR="5F2FA153">
              <w:rPr>
                <w:rStyle w:val="CommentReference"/>
              </w:rPr>
              <w:commentReference w:id="30"/>
            </w:r>
          </w:p>
          <w:p w14:paraId="1B4DAB2F" w14:textId="71B30CA8" w:rsidR="009C403F" w:rsidRDefault="009C403F" w:rsidP="00E63433">
            <w:pPr>
              <w:pStyle w:val="Caption"/>
              <w:jc w:val="both"/>
            </w:pPr>
            <w:r>
              <w:t xml:space="preserve">Figure  </w:t>
            </w:r>
            <w:r w:rsidR="0009401B">
              <w:t>–</w:t>
            </w:r>
            <w:r>
              <w:t xml:space="preserve"> </w:t>
            </w:r>
            <w:r w:rsidR="00E36040">
              <w:t>P to P via QR</w:t>
            </w:r>
            <w:r>
              <w:t xml:space="preserve"> Transaction Authorization flow</w:t>
            </w:r>
          </w:p>
        </w:tc>
      </w:tr>
      <w:tr w:rsidR="00D37E20" w14:paraId="1FB45D93" w14:textId="77777777" w:rsidTr="12DE62C7">
        <w:trPr>
          <w:trHeight w:val="420"/>
        </w:trPr>
        <w:tc>
          <w:tcPr>
            <w:tcW w:w="25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46E9C" w14:textId="77777777" w:rsidR="00D37E20" w:rsidRPr="009701F7" w:rsidRDefault="00D37E20" w:rsidP="00E63433">
            <w:pPr>
              <w:spacing w:after="198"/>
              <w:ind w:left="-5" w:hanging="10"/>
              <w:rPr>
                <w:rFonts w:ascii="Calibri" w:eastAsia="Calibri" w:hAnsi="Calibri" w:cstheme="majorBidi"/>
                <w:i/>
                <w:iCs/>
                <w:sz w:val="20"/>
              </w:rPr>
            </w:pPr>
            <w:r w:rsidRPr="009701F7">
              <w:rPr>
                <w:rFonts w:ascii="Calibri" w:eastAsia="Calibri" w:hAnsi="Calibri" w:cstheme="majorBidi"/>
                <w:i/>
                <w:iCs/>
                <w:sz w:val="20"/>
              </w:rPr>
              <w:t>Important notes</w:t>
            </w:r>
          </w:p>
        </w:tc>
        <w:tc>
          <w:tcPr>
            <w:tcW w:w="71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433CE" w14:textId="6DF2CEBF" w:rsidR="00D37E20" w:rsidRPr="009701F7" w:rsidRDefault="00DA2439">
            <w:pPr>
              <w:pStyle w:val="ListParagraph"/>
              <w:numPr>
                <w:ilvl w:val="0"/>
                <w:numId w:val="16"/>
              </w:numPr>
              <w:rPr>
                <w:i/>
                <w:iCs/>
                <w:sz w:val="20"/>
              </w:rPr>
            </w:pPr>
            <w:r w:rsidRPr="009701F7">
              <w:rPr>
                <w:i/>
                <w:iCs/>
                <w:sz w:val="20"/>
              </w:rPr>
              <w:t>Sender and Receiver/Beneficiary may have application hosted onto different application store and this will be supported.</w:t>
            </w:r>
          </w:p>
        </w:tc>
      </w:tr>
    </w:tbl>
    <w:p w14:paraId="7CB5705C" w14:textId="202335AB" w:rsidR="00D37E20" w:rsidRDefault="00D37E20" w:rsidP="009C403F">
      <w:pPr>
        <w:pStyle w:val="ListParagraph"/>
        <w:ind w:left="1080"/>
      </w:pPr>
    </w:p>
    <w:p w14:paraId="6EFC0E2C" w14:textId="4FB1E2AC" w:rsidR="00D37E20" w:rsidRPr="00F50A72" w:rsidRDefault="4F284700" w:rsidP="00F50A72">
      <w:pPr>
        <w:pStyle w:val="Heading4"/>
        <w:rPr>
          <w:color w:val="1F4E79" w:themeColor="accent1" w:themeShade="80"/>
        </w:rPr>
      </w:pPr>
      <w:r w:rsidRPr="4F284700">
        <w:rPr>
          <w:color w:val="1F4E79" w:themeColor="accent1" w:themeShade="80"/>
        </w:rPr>
        <w:t xml:space="preserve">Via mobile number search of </w:t>
      </w:r>
      <w:ins w:id="31" w:author="Elias. Sayegh" w:date="2024-01-31T10:21:00Z">
        <w:r w:rsidRPr="4F284700">
          <w:rPr>
            <w:color w:val="1F4E79" w:themeColor="accent1" w:themeShade="80"/>
          </w:rPr>
          <w:t xml:space="preserve">/ </w:t>
        </w:r>
      </w:ins>
      <w:r w:rsidRPr="4F284700">
        <w:rPr>
          <w:color w:val="1F4E79" w:themeColor="accent1" w:themeShade="80"/>
        </w:rPr>
        <w:t>contacts list of Receiver/Beneficiary</w:t>
      </w:r>
    </w:p>
    <w:p w14:paraId="2699A711" w14:textId="25DFC5CA" w:rsidR="001C2B22" w:rsidRDefault="5F2FA153">
      <w:pPr>
        <w:pStyle w:val="ListParagraph"/>
        <w:numPr>
          <w:ilvl w:val="0"/>
          <w:numId w:val="28"/>
        </w:numPr>
      </w:pPr>
      <w:r>
        <w:t xml:space="preserve">Sender opens the mobile application and navigates to fund transfer option for making a payment to Receiver/Beneficiary. </w:t>
      </w:r>
    </w:p>
    <w:p w14:paraId="28DC18AE" w14:textId="14B3A62F" w:rsidR="00E75B86" w:rsidRDefault="5F2FA153" w:rsidP="00CF40AA">
      <w:pPr>
        <w:pStyle w:val="ListParagraph"/>
        <w:numPr>
          <w:ilvl w:val="0"/>
          <w:numId w:val="28"/>
        </w:numPr>
      </w:pPr>
      <w:r>
        <w:lastRenderedPageBreak/>
        <w:t>Sender provides mobile number (Ex. An example display to show format in which mobile number to be entered) or selects the mobile number from the contacts list on the mobile device</w:t>
      </w:r>
      <w:r w:rsidR="00E75B86">
        <w:t>.</w:t>
      </w:r>
    </w:p>
    <w:p w14:paraId="43E200F3" w14:textId="4AFB1DB5" w:rsidR="00C95C25" w:rsidRDefault="5F2FA153" w:rsidP="00CF40AA">
      <w:pPr>
        <w:pStyle w:val="ListParagraph"/>
        <w:numPr>
          <w:ilvl w:val="0"/>
          <w:numId w:val="28"/>
        </w:numPr>
      </w:pPr>
      <w:r>
        <w:t xml:space="preserve">Sender validates and verifies receiver/beneficiary </w:t>
      </w:r>
      <w:r w:rsidR="00E75B86">
        <w:t>details</w:t>
      </w:r>
      <w:r>
        <w:t xml:space="preserve">  for making a payment and confirms to proceed with the request.</w:t>
      </w:r>
    </w:p>
    <w:p w14:paraId="4AB1500F" w14:textId="1EAF9148" w:rsidR="001D1042" w:rsidRDefault="5F2FA153" w:rsidP="001D1042">
      <w:pPr>
        <w:pStyle w:val="ListParagraph"/>
        <w:numPr>
          <w:ilvl w:val="0"/>
          <w:numId w:val="28"/>
        </w:numPr>
      </w:pPr>
      <w:r>
        <w:t xml:space="preserve">Al Ansari Digital Pay will orchestrate the below – </w:t>
      </w:r>
    </w:p>
    <w:p w14:paraId="0F591F2D" w14:textId="6BB46152" w:rsidR="001D1042" w:rsidRDefault="5F2FA153" w:rsidP="001D1042">
      <w:pPr>
        <w:pStyle w:val="ListParagraph"/>
        <w:numPr>
          <w:ilvl w:val="1"/>
          <w:numId w:val="28"/>
        </w:numPr>
      </w:pPr>
      <w:r>
        <w:t xml:space="preserve">First debit the amount from Sender’s wallet </w:t>
      </w:r>
    </w:p>
    <w:p w14:paraId="690DBF03" w14:textId="1F713DB1" w:rsidR="001D1042" w:rsidRDefault="5F2FA153" w:rsidP="001D1042">
      <w:pPr>
        <w:pStyle w:val="ListParagraph"/>
        <w:numPr>
          <w:ilvl w:val="1"/>
          <w:numId w:val="28"/>
        </w:numPr>
      </w:pPr>
      <w:r>
        <w:t>Second to credit the amount to receiver’s wallet</w:t>
      </w:r>
    </w:p>
    <w:p w14:paraId="4600C530" w14:textId="16FDAC58" w:rsidR="001C2B22" w:rsidRPr="001C2B22" w:rsidRDefault="001D1042" w:rsidP="002B70EC">
      <w:pPr>
        <w:pStyle w:val="ListParagraph"/>
        <w:numPr>
          <w:ilvl w:val="0"/>
          <w:numId w:val="28"/>
        </w:numPr>
      </w:pPr>
      <w:r>
        <w:t xml:space="preserve">Below API can be used for both debit and credit request for P to P </w:t>
      </w:r>
      <w:r w:rsidR="00F7231A">
        <w:t>–</w:t>
      </w:r>
      <w:r>
        <w:t xml:space="preserve"> </w:t>
      </w:r>
      <w:hyperlink r:id="rId24" w:history="1">
        <w:r w:rsidRPr="001D0BF1">
          <w:rPr>
            <w:rStyle w:val="Hyperlink"/>
          </w:rPr>
          <w:t>https://developer.network.ae/docs/read/card_services/version_2/Card_Transaction</w:t>
        </w:r>
      </w:hyperlink>
    </w:p>
    <w:tbl>
      <w:tblPr>
        <w:tblStyle w:val="TableGrid"/>
        <w:tblW w:w="0" w:type="auto"/>
        <w:tblInd w:w="715" w:type="dxa"/>
        <w:tblLayout w:type="fixed"/>
        <w:tblLook w:val="04A0" w:firstRow="1" w:lastRow="0" w:firstColumn="1" w:lastColumn="0" w:noHBand="0" w:noVBand="1"/>
      </w:tblPr>
      <w:tblGrid>
        <w:gridCol w:w="2209"/>
        <w:gridCol w:w="7331"/>
      </w:tblGrid>
      <w:tr w:rsidR="00D37E20" w14:paraId="5E37AB94" w14:textId="77777777" w:rsidTr="12DE62C7">
        <w:tc>
          <w:tcPr>
            <w:tcW w:w="9540" w:type="dxa"/>
            <w:gridSpan w:val="2"/>
          </w:tcPr>
          <w:p w14:paraId="079984EA" w14:textId="2D6E9C93" w:rsidR="00D37E20" w:rsidRDefault="6D82A272" w:rsidP="00E63433">
            <w:pPr>
              <w:keepNext/>
              <w:jc w:val="both"/>
            </w:pPr>
            <w:commentRangeStart w:id="32"/>
            <w:r>
              <w:rPr>
                <w:noProof/>
              </w:rPr>
              <w:drawing>
                <wp:inline distT="0" distB="0" distL="0" distR="0" wp14:anchorId="3D4DF91D" wp14:editId="79155F36">
                  <wp:extent cx="5920740" cy="5248276"/>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20740" cy="5248276"/>
                          </a:xfrm>
                          <a:prstGeom prst="rect">
                            <a:avLst/>
                          </a:prstGeom>
                        </pic:spPr>
                      </pic:pic>
                    </a:graphicData>
                  </a:graphic>
                </wp:inline>
              </w:drawing>
            </w:r>
            <w:commentRangeEnd w:id="32"/>
            <w:r w:rsidR="002F5BB3">
              <w:rPr>
                <w:rStyle w:val="CommentReference"/>
              </w:rPr>
              <w:commentReference w:id="32"/>
            </w:r>
          </w:p>
          <w:p w14:paraId="278CC393" w14:textId="4A99053A" w:rsidR="00D37E20" w:rsidRDefault="00D37E20" w:rsidP="00E63433">
            <w:pPr>
              <w:pStyle w:val="Caption"/>
              <w:jc w:val="both"/>
            </w:pPr>
            <w:r>
              <w:t xml:space="preserve">Figure  - </w:t>
            </w:r>
            <w:r w:rsidR="00A03630">
              <w:t>Fund Transfer via mobile number</w:t>
            </w:r>
          </w:p>
        </w:tc>
      </w:tr>
      <w:tr w:rsidR="00D37E20" w14:paraId="0D847DF5" w14:textId="77777777" w:rsidTr="12DE62C7">
        <w:trPr>
          <w:trHeight w:val="420"/>
        </w:trPr>
        <w:tc>
          <w:tcPr>
            <w:tcW w:w="22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01408" w14:textId="77777777" w:rsidR="00D37E20" w:rsidRDefault="00D37E20" w:rsidP="00E63433">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733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D528B" w14:textId="13CB578F" w:rsidR="00D37E20" w:rsidRPr="001A2F18" w:rsidRDefault="00D37E20">
            <w:pPr>
              <w:pStyle w:val="ListParagraph"/>
              <w:numPr>
                <w:ilvl w:val="0"/>
                <w:numId w:val="16"/>
              </w:numPr>
              <w:rPr>
                <w:i/>
                <w:iCs/>
                <w:sz w:val="18"/>
                <w:szCs w:val="18"/>
              </w:rPr>
            </w:pPr>
          </w:p>
        </w:tc>
      </w:tr>
    </w:tbl>
    <w:p w14:paraId="18C484DC" w14:textId="77777777" w:rsidR="002F5BB3" w:rsidRDefault="002F5BB3" w:rsidP="008A3F1E"/>
    <w:p w14:paraId="26936E63" w14:textId="1A5EDBA7" w:rsidR="009C403F" w:rsidRDefault="4F284700" w:rsidP="0076353D">
      <w:pPr>
        <w:pStyle w:val="Heading3"/>
        <w:ind w:left="1080"/>
        <w:rPr>
          <w:b/>
          <w:bCs/>
          <w:color w:val="1F4E79" w:themeColor="accent1" w:themeShade="80"/>
        </w:rPr>
      </w:pPr>
      <w:bookmarkStart w:id="33" w:name="_Toc158072710"/>
      <w:r w:rsidRPr="4F284700">
        <w:rPr>
          <w:b/>
          <w:bCs/>
          <w:color w:val="1F4E79" w:themeColor="accent1" w:themeShade="80"/>
        </w:rPr>
        <w:t>Peer to Non-Ni Merchant (QR Based)</w:t>
      </w:r>
      <w:bookmarkEnd w:id="33"/>
    </w:p>
    <w:p w14:paraId="6EBF0E30" w14:textId="77777777" w:rsidR="00B91883" w:rsidRDefault="00B91883" w:rsidP="00B91883">
      <w:pPr>
        <w:spacing w:after="0"/>
        <w:ind w:left="1440"/>
        <w:rPr>
          <w:b/>
          <w:bCs/>
        </w:rPr>
      </w:pPr>
    </w:p>
    <w:p w14:paraId="13FDBDC8" w14:textId="3448FA82" w:rsidR="00B91883" w:rsidRPr="00B91883" w:rsidRDefault="00B91883" w:rsidP="00B91883">
      <w:pPr>
        <w:spacing w:after="0"/>
        <w:ind w:left="1440"/>
        <w:rPr>
          <w:b/>
          <w:bCs/>
        </w:rPr>
      </w:pPr>
      <w:r w:rsidRPr="00B91883">
        <w:rPr>
          <w:b/>
          <w:bCs/>
        </w:rPr>
        <w:t xml:space="preserve">Purchase: </w:t>
      </w:r>
    </w:p>
    <w:p w14:paraId="2F0592F1" w14:textId="1E7EF537" w:rsidR="00524DB9" w:rsidRDefault="5F2FA153" w:rsidP="00524DB9">
      <w:pPr>
        <w:pStyle w:val="ListParagraph"/>
        <w:numPr>
          <w:ilvl w:val="0"/>
          <w:numId w:val="28"/>
        </w:numPr>
      </w:pPr>
      <w:r>
        <w:t xml:space="preserve">Customer initiates transaction from application for payment to a non-NI merchant. </w:t>
      </w:r>
    </w:p>
    <w:p w14:paraId="359A93A7" w14:textId="39094E28" w:rsidR="00524DB9" w:rsidRDefault="00524DB9" w:rsidP="00524DB9">
      <w:pPr>
        <w:pStyle w:val="ListParagraph"/>
        <w:numPr>
          <w:ilvl w:val="0"/>
          <w:numId w:val="28"/>
        </w:numPr>
      </w:pPr>
      <w:r>
        <w:lastRenderedPageBreak/>
        <w:t xml:space="preserve">Merchant opens the merchant/terminal application to present QR to customer for payment acceptance. </w:t>
      </w:r>
    </w:p>
    <w:p w14:paraId="350813EC" w14:textId="041A6356" w:rsidR="00524DB9" w:rsidRDefault="00524DB9" w:rsidP="00524DB9">
      <w:pPr>
        <w:pStyle w:val="ListParagraph"/>
        <w:numPr>
          <w:ilvl w:val="0"/>
          <w:numId w:val="28"/>
        </w:numPr>
      </w:pPr>
      <w:r>
        <w:t xml:space="preserve">Customer scans QR and confirm payment and confirms transaction by authentication process. </w:t>
      </w:r>
    </w:p>
    <w:p w14:paraId="4F084EB7" w14:textId="57B26187" w:rsidR="00CF14E6" w:rsidRDefault="5F2FA153" w:rsidP="00CF14E6">
      <w:pPr>
        <w:pStyle w:val="ListParagraph"/>
        <w:numPr>
          <w:ilvl w:val="0"/>
          <w:numId w:val="28"/>
        </w:numPr>
      </w:pPr>
      <w:r>
        <w:t xml:space="preserve">Al Ansari Digital Pay will orchestrate the below – </w:t>
      </w:r>
    </w:p>
    <w:p w14:paraId="0CC0A6E3" w14:textId="588119B3" w:rsidR="00CF14E6" w:rsidRDefault="5F2FA153" w:rsidP="00CF14E6">
      <w:pPr>
        <w:pStyle w:val="ListParagraph"/>
        <w:numPr>
          <w:ilvl w:val="1"/>
          <w:numId w:val="28"/>
        </w:numPr>
      </w:pPr>
      <w:r>
        <w:t xml:space="preserve">First to debit the amount from Sender’s wallet </w:t>
      </w:r>
    </w:p>
    <w:p w14:paraId="55CF153A" w14:textId="715458FF" w:rsidR="00CF14E6" w:rsidRPr="00E75B86" w:rsidRDefault="1F78BB1C" w:rsidP="00CF14E6">
      <w:pPr>
        <w:pStyle w:val="ListParagraph"/>
        <w:numPr>
          <w:ilvl w:val="1"/>
          <w:numId w:val="28"/>
        </w:numPr>
      </w:pPr>
      <w:r w:rsidRPr="00E75B86">
        <w:t>Second to credit the amount to receiver’s wallet, basically the merchant SVA</w:t>
      </w:r>
    </w:p>
    <w:p w14:paraId="036183C2" w14:textId="742E8C48" w:rsidR="00CF14E6" w:rsidRDefault="00CF14E6" w:rsidP="00A32E4F">
      <w:pPr>
        <w:pStyle w:val="ListParagraph"/>
        <w:numPr>
          <w:ilvl w:val="0"/>
          <w:numId w:val="28"/>
        </w:numPr>
      </w:pPr>
      <w:r w:rsidRPr="00E75B86">
        <w:t>Bel</w:t>
      </w:r>
      <w:r>
        <w:t xml:space="preserve">ow API can be used for both debit and credit request for P to </w:t>
      </w:r>
      <w:r w:rsidR="00A32E4F">
        <w:t>M (non-NI Merchant)</w:t>
      </w:r>
      <w:r>
        <w:t xml:space="preserve"> </w:t>
      </w:r>
      <w:r w:rsidR="00F7231A">
        <w:t>–</w:t>
      </w:r>
      <w:r>
        <w:t xml:space="preserve"> </w:t>
      </w:r>
      <w:hyperlink r:id="rId26" w:history="1">
        <w:r w:rsidRPr="001D0BF1">
          <w:rPr>
            <w:rStyle w:val="Hyperlink"/>
          </w:rPr>
          <w:t>https://developer.network.ae/docs/read/card_services/version_2/Card_Transaction</w:t>
        </w:r>
      </w:hyperlink>
    </w:p>
    <w:tbl>
      <w:tblPr>
        <w:tblStyle w:val="TableGrid"/>
        <w:tblW w:w="0" w:type="auto"/>
        <w:tblInd w:w="715" w:type="dxa"/>
        <w:tblLook w:val="04A0" w:firstRow="1" w:lastRow="0" w:firstColumn="1" w:lastColumn="0" w:noHBand="0" w:noVBand="1"/>
      </w:tblPr>
      <w:tblGrid>
        <w:gridCol w:w="1512"/>
        <w:gridCol w:w="8083"/>
        <w:gridCol w:w="146"/>
      </w:tblGrid>
      <w:tr w:rsidR="00520C23" w14:paraId="4C19CE85" w14:textId="77777777" w:rsidTr="00B91883">
        <w:trPr>
          <w:trHeight w:val="7712"/>
        </w:trPr>
        <w:tc>
          <w:tcPr>
            <w:tcW w:w="9741" w:type="dxa"/>
            <w:gridSpan w:val="3"/>
          </w:tcPr>
          <w:p w14:paraId="16BDD30D" w14:textId="5190E794" w:rsidR="00520C23" w:rsidRDefault="00520C23" w:rsidP="00E52808">
            <w:pPr>
              <w:keepNext/>
              <w:jc w:val="both"/>
            </w:pPr>
            <w:r>
              <w:rPr>
                <w:noProof/>
              </w:rPr>
              <w:drawing>
                <wp:inline distT="0" distB="0" distL="0" distR="0" wp14:anchorId="3F10FD05" wp14:editId="5BB452B4">
                  <wp:extent cx="6111754" cy="481886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111754" cy="4818860"/>
                          </a:xfrm>
                          <a:prstGeom prst="rect">
                            <a:avLst/>
                          </a:prstGeom>
                        </pic:spPr>
                      </pic:pic>
                    </a:graphicData>
                  </a:graphic>
                </wp:inline>
              </w:drawing>
            </w:r>
          </w:p>
          <w:p w14:paraId="0BFB8B40" w14:textId="0CED213C" w:rsidR="00520C23" w:rsidRDefault="00520C23" w:rsidP="00E52808">
            <w:pPr>
              <w:pStyle w:val="Caption"/>
              <w:jc w:val="both"/>
            </w:pPr>
            <w:r>
              <w:t>Figure  - Non-NI merchant Payment acceptance</w:t>
            </w:r>
          </w:p>
        </w:tc>
      </w:tr>
      <w:tr w:rsidR="00D37E20" w14:paraId="1821DA2D" w14:textId="77777777" w:rsidTr="00B91883">
        <w:trPr>
          <w:gridAfter w:val="1"/>
          <w:wAfter w:w="178" w:type="dxa"/>
          <w:trHeight w:val="420"/>
        </w:trPr>
        <w:tc>
          <w:tcPr>
            <w:tcW w:w="9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D0D5C" w14:textId="77777777" w:rsidR="00D37E20" w:rsidRDefault="00D37E20" w:rsidP="00E63433">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86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98B6" w14:textId="77777777" w:rsidR="00D37E20" w:rsidRDefault="00363F1E">
            <w:pPr>
              <w:pStyle w:val="ListParagraph"/>
              <w:numPr>
                <w:ilvl w:val="0"/>
                <w:numId w:val="16"/>
              </w:numPr>
              <w:rPr>
                <w:i/>
                <w:iCs/>
                <w:sz w:val="18"/>
                <w:szCs w:val="18"/>
              </w:rPr>
            </w:pPr>
            <w:r>
              <w:rPr>
                <w:i/>
                <w:iCs/>
                <w:sz w:val="18"/>
                <w:szCs w:val="18"/>
              </w:rPr>
              <w:t xml:space="preserve">As there can be multiple terminal associated to single merchant SVA wallet, system will not support concurrent transaction acceptance at an same very time. </w:t>
            </w:r>
          </w:p>
          <w:p w14:paraId="45A899DE" w14:textId="74601A16" w:rsidR="00363F1E" w:rsidRDefault="00363F1E" w:rsidP="00363F1E">
            <w:pPr>
              <w:pStyle w:val="ListParagraph"/>
              <w:ind w:left="360"/>
              <w:rPr>
                <w:i/>
                <w:iCs/>
                <w:sz w:val="18"/>
                <w:szCs w:val="18"/>
              </w:rPr>
            </w:pPr>
            <w:r>
              <w:rPr>
                <w:i/>
                <w:iCs/>
                <w:sz w:val="18"/>
                <w:szCs w:val="18"/>
              </w:rPr>
              <w:t xml:space="preserve">Ex. If 2 customer are trying to make payment towards same merchant at a same very HH:MM:SS then one transaction may get rejected. </w:t>
            </w:r>
          </w:p>
          <w:p w14:paraId="6FC7B63F" w14:textId="77777777" w:rsidR="00363F1E" w:rsidRDefault="00363F1E">
            <w:pPr>
              <w:pStyle w:val="ListParagraph"/>
              <w:numPr>
                <w:ilvl w:val="0"/>
                <w:numId w:val="16"/>
              </w:numPr>
              <w:rPr>
                <w:i/>
                <w:iCs/>
                <w:sz w:val="18"/>
                <w:szCs w:val="18"/>
              </w:rPr>
            </w:pPr>
            <w:r>
              <w:rPr>
                <w:i/>
                <w:iCs/>
                <w:sz w:val="18"/>
                <w:szCs w:val="18"/>
              </w:rPr>
              <w:t xml:space="preserve">However transactions can be accepted to same merchant from different M-POS (via terminal application) or via Static QR placed by merchant. </w:t>
            </w:r>
          </w:p>
          <w:p w14:paraId="69666447" w14:textId="25ED45D3" w:rsidR="00363F1E" w:rsidRPr="001A2F18" w:rsidRDefault="00363F1E">
            <w:pPr>
              <w:pStyle w:val="ListParagraph"/>
              <w:numPr>
                <w:ilvl w:val="0"/>
                <w:numId w:val="16"/>
              </w:numPr>
              <w:rPr>
                <w:i/>
                <w:iCs/>
                <w:sz w:val="18"/>
                <w:szCs w:val="18"/>
              </w:rPr>
            </w:pPr>
            <w:r>
              <w:rPr>
                <w:i/>
                <w:iCs/>
                <w:sz w:val="18"/>
                <w:szCs w:val="18"/>
              </w:rPr>
              <w:t>Al Ansari to let us know if any big merchants are planned to be introduced in the non-NI merchant proposition.</w:t>
            </w:r>
          </w:p>
        </w:tc>
      </w:tr>
    </w:tbl>
    <w:p w14:paraId="20BEA010" w14:textId="77777777" w:rsidR="00B91883" w:rsidRDefault="00B91883" w:rsidP="00B91883">
      <w:pPr>
        <w:spacing w:after="0"/>
      </w:pPr>
      <w:r>
        <w:tab/>
      </w:r>
      <w:r>
        <w:tab/>
      </w:r>
    </w:p>
    <w:p w14:paraId="449368EC" w14:textId="3AA68164" w:rsidR="00D37E20" w:rsidRPr="00D37E20" w:rsidRDefault="00B91883" w:rsidP="00B91883">
      <w:pPr>
        <w:spacing w:after="0"/>
        <w:ind w:left="720" w:firstLine="720"/>
      </w:pPr>
      <w:r w:rsidRPr="00B91883">
        <w:rPr>
          <w:b/>
          <w:bCs/>
        </w:rPr>
        <w:t>Refund:</w:t>
      </w:r>
      <w:r>
        <w:t xml:space="preserve"> </w:t>
      </w:r>
    </w:p>
    <w:p w14:paraId="7EC45AB5" w14:textId="095D9518" w:rsidR="00B91883" w:rsidRDefault="00B91883" w:rsidP="00B91883">
      <w:pPr>
        <w:pStyle w:val="ListParagraph"/>
        <w:numPr>
          <w:ilvl w:val="0"/>
          <w:numId w:val="28"/>
        </w:numPr>
      </w:pPr>
      <w:r>
        <w:t xml:space="preserve">The non-NI merchant refunds will be handled outside the system, as non-NI merchant mobile application does not have option to void or refund transaction. </w:t>
      </w:r>
    </w:p>
    <w:p w14:paraId="01C77E85" w14:textId="7157118B" w:rsidR="00B91883" w:rsidRPr="00B91883" w:rsidRDefault="00B91883" w:rsidP="00B91883">
      <w:pPr>
        <w:pStyle w:val="ListParagraph"/>
        <w:numPr>
          <w:ilvl w:val="0"/>
          <w:numId w:val="28"/>
        </w:numPr>
      </w:pPr>
      <w:r>
        <w:t xml:space="preserve">Al Ansari to confirm on this process. </w:t>
      </w:r>
    </w:p>
    <w:p w14:paraId="4D3B662E" w14:textId="4C0F4B45" w:rsidR="009C403F" w:rsidRDefault="4F284700" w:rsidP="0076353D">
      <w:pPr>
        <w:pStyle w:val="Heading3"/>
        <w:ind w:left="1080"/>
        <w:rPr>
          <w:b/>
          <w:bCs/>
          <w:color w:val="1F4E79" w:themeColor="accent1" w:themeShade="80"/>
        </w:rPr>
      </w:pPr>
      <w:bookmarkStart w:id="34" w:name="_Toc158072711"/>
      <w:r w:rsidRPr="4F284700">
        <w:rPr>
          <w:b/>
          <w:bCs/>
          <w:color w:val="1F4E79" w:themeColor="accent1" w:themeShade="80"/>
        </w:rPr>
        <w:lastRenderedPageBreak/>
        <w:t>Remittance</w:t>
      </w:r>
      <w:bookmarkEnd w:id="34"/>
    </w:p>
    <w:p w14:paraId="458B7736" w14:textId="77777777" w:rsidR="00B91883" w:rsidRDefault="00B91883" w:rsidP="00B91883">
      <w:pPr>
        <w:spacing w:after="0"/>
        <w:ind w:left="1440"/>
        <w:rPr>
          <w:b/>
          <w:bCs/>
        </w:rPr>
      </w:pPr>
    </w:p>
    <w:p w14:paraId="1269245E" w14:textId="77777777" w:rsidR="00B91883" w:rsidRPr="00B91883" w:rsidRDefault="00B91883" w:rsidP="00B91883">
      <w:pPr>
        <w:spacing w:after="0"/>
        <w:ind w:left="1440"/>
        <w:rPr>
          <w:b/>
          <w:bCs/>
        </w:rPr>
      </w:pPr>
      <w:r w:rsidRPr="00B91883">
        <w:rPr>
          <w:b/>
          <w:bCs/>
        </w:rPr>
        <w:t xml:space="preserve">Purchase: </w:t>
      </w:r>
    </w:p>
    <w:p w14:paraId="6347E7C3" w14:textId="0E7F035C" w:rsidR="00B353C0" w:rsidRDefault="00B353C0" w:rsidP="006B487F">
      <w:pPr>
        <w:pStyle w:val="ListParagraph"/>
        <w:numPr>
          <w:ilvl w:val="0"/>
          <w:numId w:val="28"/>
        </w:numPr>
      </w:pPr>
      <w:r>
        <w:t xml:space="preserve">The application will provide an option to perform the international remittance via Wallet. </w:t>
      </w:r>
    </w:p>
    <w:p w14:paraId="66B2B6C4" w14:textId="004B494E" w:rsidR="008A3F1E" w:rsidRDefault="008A3F1E" w:rsidP="008A3F1E">
      <w:pPr>
        <w:pStyle w:val="ListParagraph"/>
        <w:numPr>
          <w:ilvl w:val="0"/>
          <w:numId w:val="28"/>
        </w:numPr>
      </w:pPr>
      <w:r>
        <w:t xml:space="preserve">The application will be integrated with Remittance channel of Al Ansari via API by getting necessary details. </w:t>
      </w:r>
    </w:p>
    <w:p w14:paraId="595FFAD0" w14:textId="4BE7307D" w:rsidR="008A3F1E" w:rsidRDefault="2E201790" w:rsidP="008A3F1E">
      <w:pPr>
        <w:pStyle w:val="ListParagraph"/>
        <w:ind w:left="1440"/>
      </w:pPr>
      <w:r>
        <w:t xml:space="preserve">Steps 1 – Customer selects a remittance option and selects the country to which the remittance to be performed. </w:t>
      </w:r>
    </w:p>
    <w:p w14:paraId="7ABD5ED7" w14:textId="12AA2C36" w:rsidR="008A3F1E" w:rsidRDefault="008A3F1E" w:rsidP="008A3F1E">
      <w:pPr>
        <w:pStyle w:val="ListParagraph"/>
        <w:ind w:left="1440"/>
      </w:pPr>
      <w:r>
        <w:t xml:space="preserve">Step 2 – Once the country is selected there will be request initiated from Application to Al Ansari to get the required details to complete the remittance. </w:t>
      </w:r>
    </w:p>
    <w:p w14:paraId="256EC8F8" w14:textId="00BF3C4B" w:rsidR="008A3F1E" w:rsidRDefault="2E201790" w:rsidP="008A3F1E">
      <w:pPr>
        <w:pStyle w:val="ListParagraph"/>
        <w:ind w:left="1440"/>
      </w:pPr>
      <w:r>
        <w:t xml:space="preserve">Step 3 – Upon providing remittance details the request will be initiated with AAE Middleware to perform remittance. </w:t>
      </w:r>
    </w:p>
    <w:p w14:paraId="4378AC9D" w14:textId="26608B66" w:rsidR="00404B37" w:rsidRDefault="00404B37" w:rsidP="008A3F1E">
      <w:pPr>
        <w:pStyle w:val="ListParagraph"/>
        <w:ind w:left="1440"/>
      </w:pPr>
      <w:r>
        <w:t xml:space="preserve">Step 4 – AAE will provide the debit amount to be deducted from Wallet. The debit amount will include all fees that is application for remittance and VAT if applicable. </w:t>
      </w:r>
    </w:p>
    <w:p w14:paraId="60D084E5" w14:textId="544EC9C1" w:rsidR="00404B37" w:rsidRDefault="00404B37" w:rsidP="008A3F1E">
      <w:pPr>
        <w:pStyle w:val="ListParagraph"/>
        <w:ind w:left="1440"/>
      </w:pPr>
      <w:r>
        <w:t>Step 5 – System will debit Wallet and inform AAE about the debit completion.</w:t>
      </w:r>
    </w:p>
    <w:p w14:paraId="7A7616FF" w14:textId="3E5B30B2" w:rsidR="00404B37" w:rsidRDefault="00404B37" w:rsidP="008A3F1E">
      <w:pPr>
        <w:pStyle w:val="ListParagraph"/>
        <w:ind w:left="1440"/>
      </w:pPr>
      <w:r>
        <w:t xml:space="preserve">Step 6 – AAE Then will complete remittance via their existing channels. </w:t>
      </w:r>
    </w:p>
    <w:p w14:paraId="4B67F77A" w14:textId="7C238DAB" w:rsidR="00404B37" w:rsidRDefault="00404B37" w:rsidP="008A3F1E">
      <w:pPr>
        <w:pStyle w:val="ListParagraph"/>
        <w:ind w:left="1440"/>
      </w:pPr>
      <w:r>
        <w:t xml:space="preserve">Step 7 – Once remittance is completed AAE send response to Application. </w:t>
      </w:r>
    </w:p>
    <w:p w14:paraId="7AFEC637" w14:textId="48E05CF9" w:rsidR="00404B37" w:rsidRDefault="00404B37" w:rsidP="008A3F1E">
      <w:pPr>
        <w:pStyle w:val="ListParagraph"/>
        <w:ind w:left="1440"/>
      </w:pPr>
      <w:r>
        <w:t>Step 8 – Customer gets notification of remittance completion.</w:t>
      </w:r>
    </w:p>
    <w:tbl>
      <w:tblPr>
        <w:tblStyle w:val="TableGrid"/>
        <w:tblW w:w="0" w:type="auto"/>
        <w:tblInd w:w="715" w:type="dxa"/>
        <w:tblLook w:val="04A0" w:firstRow="1" w:lastRow="0" w:firstColumn="1" w:lastColumn="0" w:noHBand="0" w:noVBand="1"/>
      </w:tblPr>
      <w:tblGrid>
        <w:gridCol w:w="2217"/>
        <w:gridCol w:w="7312"/>
        <w:gridCol w:w="212"/>
      </w:tblGrid>
      <w:tr w:rsidR="009545A1" w14:paraId="111580C2" w14:textId="77777777" w:rsidTr="2E201790">
        <w:tc>
          <w:tcPr>
            <w:tcW w:w="9741" w:type="dxa"/>
            <w:gridSpan w:val="3"/>
          </w:tcPr>
          <w:p w14:paraId="67D28491" w14:textId="123BDAD3" w:rsidR="009545A1" w:rsidRDefault="009545A1" w:rsidP="00D842D6">
            <w:pPr>
              <w:keepNext/>
              <w:jc w:val="both"/>
            </w:pPr>
            <w:r>
              <w:rPr>
                <w:noProof/>
              </w:rPr>
              <w:drawing>
                <wp:inline distT="0" distB="0" distL="0" distR="0" wp14:anchorId="1D469ECE" wp14:editId="3AF11072">
                  <wp:extent cx="6003402" cy="434050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003402" cy="4340507"/>
                          </a:xfrm>
                          <a:prstGeom prst="rect">
                            <a:avLst/>
                          </a:prstGeom>
                        </pic:spPr>
                      </pic:pic>
                    </a:graphicData>
                  </a:graphic>
                </wp:inline>
              </w:drawing>
            </w:r>
          </w:p>
          <w:p w14:paraId="1234976E" w14:textId="77777777" w:rsidR="009545A1" w:rsidRDefault="009545A1" w:rsidP="00D842D6">
            <w:pPr>
              <w:keepNext/>
              <w:jc w:val="both"/>
            </w:pPr>
          </w:p>
          <w:p w14:paraId="06A207E5" w14:textId="103FF29E" w:rsidR="009545A1" w:rsidRDefault="009545A1" w:rsidP="00D842D6">
            <w:pPr>
              <w:pStyle w:val="Caption"/>
              <w:jc w:val="both"/>
            </w:pPr>
            <w:r>
              <w:t xml:space="preserve">Figure  - </w:t>
            </w:r>
            <w:r w:rsidR="00B353C0">
              <w:t>International remittance</w:t>
            </w:r>
          </w:p>
        </w:tc>
      </w:tr>
      <w:tr w:rsidR="00D37E20" w14:paraId="7AFAFF55" w14:textId="77777777" w:rsidTr="2E201790">
        <w:trPr>
          <w:gridAfter w:val="1"/>
          <w:wAfter w:w="212" w:type="dxa"/>
          <w:trHeight w:val="420"/>
        </w:trPr>
        <w:tc>
          <w:tcPr>
            <w:tcW w:w="22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98B0E" w14:textId="77777777" w:rsidR="00D37E20" w:rsidRDefault="00D37E20" w:rsidP="00E63433">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73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88675" w14:textId="059A56A8" w:rsidR="00D37E20" w:rsidRPr="001A2F18" w:rsidRDefault="00534A9D">
            <w:pPr>
              <w:pStyle w:val="ListParagraph"/>
              <w:numPr>
                <w:ilvl w:val="0"/>
                <w:numId w:val="16"/>
              </w:numPr>
              <w:rPr>
                <w:i/>
                <w:iCs/>
                <w:sz w:val="18"/>
                <w:szCs w:val="18"/>
              </w:rPr>
            </w:pPr>
            <w:r>
              <w:rPr>
                <w:i/>
                <w:iCs/>
                <w:sz w:val="18"/>
                <w:szCs w:val="18"/>
              </w:rPr>
              <w:t>The debit amount received from AAE to include all Fees applicable for remittance including remittance fee + VAT if applicable or any other fees.</w:t>
            </w:r>
          </w:p>
        </w:tc>
      </w:tr>
    </w:tbl>
    <w:p w14:paraId="543F5F24" w14:textId="77777777" w:rsidR="00B91883" w:rsidRDefault="00B91883" w:rsidP="00B91883">
      <w:pPr>
        <w:spacing w:after="0"/>
        <w:ind w:left="1440"/>
        <w:rPr>
          <w:b/>
          <w:bCs/>
        </w:rPr>
      </w:pPr>
    </w:p>
    <w:p w14:paraId="6E59D15D" w14:textId="13D217FB" w:rsidR="00B91883" w:rsidRPr="00B91883" w:rsidRDefault="00B91883" w:rsidP="00B91883">
      <w:pPr>
        <w:spacing w:after="0"/>
        <w:ind w:left="1440"/>
        <w:rPr>
          <w:b/>
          <w:bCs/>
        </w:rPr>
      </w:pPr>
      <w:r>
        <w:rPr>
          <w:b/>
          <w:bCs/>
        </w:rPr>
        <w:t>Refund</w:t>
      </w:r>
      <w:r w:rsidRPr="00B91883">
        <w:rPr>
          <w:b/>
          <w:bCs/>
        </w:rPr>
        <w:t xml:space="preserve">: </w:t>
      </w:r>
    </w:p>
    <w:p w14:paraId="4E5A6EE7" w14:textId="697808BE" w:rsidR="00B91883" w:rsidRDefault="00B91883" w:rsidP="00B91883">
      <w:pPr>
        <w:pStyle w:val="ListParagraph"/>
        <w:numPr>
          <w:ilvl w:val="0"/>
          <w:numId w:val="28"/>
        </w:numPr>
      </w:pPr>
      <w:r>
        <w:lastRenderedPageBreak/>
        <w:t xml:space="preserve">In cases when remittance debit was successfully completed and SVA wallet is already deducted, but actual international remittance was not successful and SVA wallet to be credit back, in such refund cases. Al Ansari can use below API to credit wallet, however the transaction will be treated as top-up or credit to wallet - </w:t>
      </w:r>
      <w:hyperlink r:id="rId29" w:history="1">
        <w:r w:rsidR="00E4023F" w:rsidRPr="00ED4DFC">
          <w:rPr>
            <w:rStyle w:val="Hyperlink"/>
          </w:rPr>
          <w:t>https://developer.network.ae/docs/read/card_services/version_2/Card_Transaction</w:t>
        </w:r>
      </w:hyperlink>
    </w:p>
    <w:p w14:paraId="47FEE6A8" w14:textId="77777777" w:rsidR="00B91883" w:rsidRDefault="00B91883" w:rsidP="00B91883">
      <w:pPr>
        <w:pStyle w:val="ListParagraph"/>
        <w:ind w:left="1440"/>
      </w:pPr>
    </w:p>
    <w:p w14:paraId="2C466819" w14:textId="0CD7374D" w:rsidR="00534A9D" w:rsidRDefault="4F284700" w:rsidP="00534A9D">
      <w:pPr>
        <w:pStyle w:val="Heading3"/>
        <w:ind w:left="1080"/>
        <w:rPr>
          <w:b/>
          <w:bCs/>
          <w:color w:val="1F4E79" w:themeColor="accent1" w:themeShade="80"/>
        </w:rPr>
      </w:pPr>
      <w:bookmarkStart w:id="35" w:name="_Toc158072712"/>
      <w:r w:rsidRPr="4F284700">
        <w:rPr>
          <w:b/>
          <w:bCs/>
          <w:color w:val="1F4E79" w:themeColor="accent1" w:themeShade="80"/>
        </w:rPr>
        <w:t>Bill Payment</w:t>
      </w:r>
      <w:bookmarkEnd w:id="35"/>
    </w:p>
    <w:p w14:paraId="0FCB1156" w14:textId="679FCB12" w:rsidR="00E4023F" w:rsidRPr="00E4023F" w:rsidRDefault="00E4023F" w:rsidP="00E4023F">
      <w:pPr>
        <w:pStyle w:val="ListParagraph"/>
        <w:ind w:left="1440"/>
        <w:rPr>
          <w:b/>
          <w:bCs/>
        </w:rPr>
      </w:pPr>
      <w:bookmarkStart w:id="36" w:name="_Hlk158069854"/>
      <w:r w:rsidRPr="00E4023F">
        <w:rPr>
          <w:b/>
          <w:bCs/>
        </w:rPr>
        <w:t xml:space="preserve">Purchase: </w:t>
      </w:r>
    </w:p>
    <w:p w14:paraId="241455D5" w14:textId="2A440D9D" w:rsidR="00534A9D" w:rsidRDefault="00534A9D" w:rsidP="00534A9D">
      <w:pPr>
        <w:pStyle w:val="ListParagraph"/>
        <w:numPr>
          <w:ilvl w:val="0"/>
          <w:numId w:val="28"/>
        </w:numPr>
      </w:pPr>
      <w:r>
        <w:t xml:space="preserve">Customer will view the bill option in mobile application. </w:t>
      </w:r>
      <w:bookmarkEnd w:id="36"/>
    </w:p>
    <w:p w14:paraId="3B2DA28C" w14:textId="6E547EA8" w:rsidR="00534A9D" w:rsidRDefault="00534A9D" w:rsidP="00534A9D">
      <w:pPr>
        <w:pStyle w:val="ListParagraph"/>
        <w:numPr>
          <w:ilvl w:val="0"/>
          <w:numId w:val="28"/>
        </w:numPr>
      </w:pPr>
      <w:r>
        <w:t xml:space="preserve">The application will be integrated with bill payment aggregator of Al Ansari via API by getting necessary details. </w:t>
      </w:r>
    </w:p>
    <w:p w14:paraId="60C1AA5A" w14:textId="2520B8D1" w:rsidR="00534A9D" w:rsidRDefault="1C1BB045" w:rsidP="00534A9D">
      <w:pPr>
        <w:pStyle w:val="ListParagraph"/>
        <w:ind w:left="1440"/>
      </w:pPr>
      <w:r>
        <w:t xml:space="preserve">Steps 1 – Customer selects a bill payment option and selects the biller to which the payment to be performed. </w:t>
      </w:r>
    </w:p>
    <w:p w14:paraId="00B12234" w14:textId="6F49B649" w:rsidR="00534A9D" w:rsidRDefault="2E201790" w:rsidP="00534A9D">
      <w:pPr>
        <w:pStyle w:val="ListParagraph"/>
        <w:ind w:left="1440"/>
      </w:pPr>
      <w:r>
        <w:t xml:space="preserve">Step 2 – Once the biller is selected there will be a request initiated from Application to Al Ansari to get the required details to complete the bill payment. </w:t>
      </w:r>
    </w:p>
    <w:p w14:paraId="2679E0C3" w14:textId="2F2048FA" w:rsidR="00534A9D" w:rsidRDefault="00534A9D" w:rsidP="00534A9D">
      <w:pPr>
        <w:pStyle w:val="ListParagraph"/>
        <w:ind w:left="1440"/>
      </w:pPr>
      <w:r>
        <w:t xml:space="preserve">Step 3 – Upon providing details the request will be initiated with AAE Middleware to perform bill payment transaction. </w:t>
      </w:r>
    </w:p>
    <w:p w14:paraId="2CB05157" w14:textId="77777777" w:rsidR="00534A9D" w:rsidRDefault="1C1BB045" w:rsidP="00534A9D">
      <w:pPr>
        <w:pStyle w:val="ListParagraph"/>
        <w:ind w:left="1440"/>
      </w:pPr>
      <w:r>
        <w:t xml:space="preserve">Step 4 – AAE will provide the debit amount to be deducted from Wallet. The debit amount will include all fees that is application for remittance and VAT if applicable. </w:t>
      </w:r>
    </w:p>
    <w:p w14:paraId="032D33F0" w14:textId="77777777" w:rsidR="00534A9D" w:rsidRDefault="00534A9D" w:rsidP="00534A9D">
      <w:pPr>
        <w:pStyle w:val="ListParagraph"/>
        <w:ind w:left="1440"/>
      </w:pPr>
      <w:r>
        <w:t>Step 5 – System will debit Wallet and inform AAE about the debit completion.</w:t>
      </w:r>
    </w:p>
    <w:p w14:paraId="782E384B" w14:textId="367FD4C8" w:rsidR="00534A9D" w:rsidRDefault="00534A9D" w:rsidP="00534A9D">
      <w:pPr>
        <w:pStyle w:val="ListParagraph"/>
        <w:ind w:left="1440"/>
      </w:pPr>
      <w:r>
        <w:t xml:space="preserve">Step 6 – AAE Then will complete </w:t>
      </w:r>
      <w:r w:rsidR="00B353C0">
        <w:t>bill payment</w:t>
      </w:r>
      <w:r>
        <w:t xml:space="preserve"> via their existing channels. </w:t>
      </w:r>
    </w:p>
    <w:p w14:paraId="20327CFD" w14:textId="13144965" w:rsidR="00534A9D" w:rsidRDefault="00534A9D" w:rsidP="00534A9D">
      <w:pPr>
        <w:pStyle w:val="ListParagraph"/>
        <w:ind w:left="1440"/>
      </w:pPr>
      <w:r>
        <w:t xml:space="preserve">Step 7 – Once </w:t>
      </w:r>
      <w:r w:rsidR="00B353C0">
        <w:t>bill payment</w:t>
      </w:r>
      <w:r>
        <w:t xml:space="preserve"> is completed AAE send response to Application. </w:t>
      </w:r>
    </w:p>
    <w:p w14:paraId="4BF1BFB7" w14:textId="613D0043" w:rsidR="00534A9D" w:rsidRDefault="00534A9D" w:rsidP="00534A9D">
      <w:pPr>
        <w:pStyle w:val="ListParagraph"/>
        <w:ind w:left="1440"/>
      </w:pPr>
      <w:r>
        <w:t xml:space="preserve">Step 8 – Customer gets notification of </w:t>
      </w:r>
      <w:r w:rsidR="00B353C0">
        <w:t>bill payment</w:t>
      </w:r>
      <w:r>
        <w:t xml:space="preserve"> completion.</w:t>
      </w:r>
    </w:p>
    <w:p w14:paraId="6CDFD9AA" w14:textId="69FC39D4" w:rsidR="00D21E41" w:rsidRDefault="00950712" w:rsidP="00D21E41">
      <w:pPr>
        <w:pStyle w:val="ListParagraph"/>
        <w:numPr>
          <w:ilvl w:val="0"/>
          <w:numId w:val="28"/>
        </w:numPr>
      </w:pPr>
      <w:r>
        <w:t xml:space="preserve">NI CMS will </w:t>
      </w:r>
      <w:r w:rsidR="00D21E41">
        <w:t>show bill payment as an transaction, any additional details related to bill payment will be captured as part of additional transaction data.</w:t>
      </w:r>
    </w:p>
    <w:tbl>
      <w:tblPr>
        <w:tblStyle w:val="TableGrid"/>
        <w:tblW w:w="0" w:type="auto"/>
        <w:tblInd w:w="715" w:type="dxa"/>
        <w:tblLook w:val="04A0" w:firstRow="1" w:lastRow="0" w:firstColumn="1" w:lastColumn="0" w:noHBand="0" w:noVBand="1"/>
      </w:tblPr>
      <w:tblGrid>
        <w:gridCol w:w="2217"/>
        <w:gridCol w:w="7312"/>
        <w:gridCol w:w="212"/>
      </w:tblGrid>
      <w:tr w:rsidR="00534A9D" w14:paraId="38E1217C" w14:textId="77777777" w:rsidTr="1C1BB045">
        <w:tc>
          <w:tcPr>
            <w:tcW w:w="9741" w:type="dxa"/>
            <w:gridSpan w:val="3"/>
          </w:tcPr>
          <w:p w14:paraId="1454A61A" w14:textId="4ADF4AEE" w:rsidR="00534A9D" w:rsidRDefault="00B353C0" w:rsidP="00137F58">
            <w:pPr>
              <w:keepNext/>
              <w:jc w:val="both"/>
            </w:pPr>
            <w:r>
              <w:rPr>
                <w:noProof/>
              </w:rPr>
              <w:lastRenderedPageBreak/>
              <w:drawing>
                <wp:inline distT="0" distB="0" distL="0" distR="0" wp14:anchorId="4172256D" wp14:editId="0B7E5A61">
                  <wp:extent cx="6005194" cy="4340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005194" cy="4340860"/>
                          </a:xfrm>
                          <a:prstGeom prst="rect">
                            <a:avLst/>
                          </a:prstGeom>
                        </pic:spPr>
                      </pic:pic>
                    </a:graphicData>
                  </a:graphic>
                </wp:inline>
              </w:drawing>
            </w:r>
          </w:p>
          <w:p w14:paraId="35A93EF6" w14:textId="2A51EB71" w:rsidR="00534A9D" w:rsidRDefault="00534A9D" w:rsidP="00137F58">
            <w:pPr>
              <w:pStyle w:val="Caption"/>
              <w:jc w:val="both"/>
            </w:pPr>
            <w:r>
              <w:t xml:space="preserve">Figure  - </w:t>
            </w:r>
            <w:r w:rsidR="00B353C0">
              <w:t xml:space="preserve">Bill Payment </w:t>
            </w:r>
          </w:p>
        </w:tc>
      </w:tr>
      <w:tr w:rsidR="00534A9D" w14:paraId="14C7EA9D" w14:textId="77777777" w:rsidTr="1C1BB045">
        <w:trPr>
          <w:gridAfter w:val="1"/>
          <w:wAfter w:w="212" w:type="dxa"/>
          <w:trHeight w:val="420"/>
        </w:trPr>
        <w:tc>
          <w:tcPr>
            <w:tcW w:w="22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CE5BC7" w14:textId="77777777" w:rsidR="00534A9D" w:rsidRDefault="00534A9D" w:rsidP="00137F58">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73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3B0F2" w14:textId="03683C41" w:rsidR="00534A9D" w:rsidRPr="001A2F18" w:rsidRDefault="00280DAE" w:rsidP="00137F58">
            <w:pPr>
              <w:pStyle w:val="ListParagraph"/>
              <w:numPr>
                <w:ilvl w:val="0"/>
                <w:numId w:val="16"/>
              </w:numPr>
              <w:rPr>
                <w:i/>
                <w:iCs/>
                <w:sz w:val="18"/>
                <w:szCs w:val="18"/>
              </w:rPr>
            </w:pPr>
            <w:r>
              <w:rPr>
                <w:i/>
                <w:iCs/>
                <w:sz w:val="18"/>
                <w:szCs w:val="18"/>
              </w:rPr>
              <w:t>The debit amount received from AAE to include all Fees applicable for bill payment including VAT if applicable or any other fees.</w:t>
            </w:r>
          </w:p>
        </w:tc>
      </w:tr>
    </w:tbl>
    <w:p w14:paraId="54805370" w14:textId="77777777" w:rsidR="00534A9D" w:rsidRDefault="00534A9D" w:rsidP="00534A9D">
      <w:pPr>
        <w:pStyle w:val="ListParagraph"/>
        <w:jc w:val="both"/>
      </w:pPr>
    </w:p>
    <w:p w14:paraId="0728EE07" w14:textId="56326D81" w:rsidR="00E4023F" w:rsidRPr="00E4023F" w:rsidRDefault="00E4023F" w:rsidP="00E4023F">
      <w:pPr>
        <w:pStyle w:val="ListParagraph"/>
        <w:ind w:left="1440"/>
        <w:rPr>
          <w:b/>
          <w:bCs/>
        </w:rPr>
      </w:pPr>
      <w:r>
        <w:rPr>
          <w:b/>
          <w:bCs/>
        </w:rPr>
        <w:t>Refund</w:t>
      </w:r>
      <w:r w:rsidRPr="00E4023F">
        <w:rPr>
          <w:b/>
          <w:bCs/>
        </w:rPr>
        <w:t xml:space="preserve">: </w:t>
      </w:r>
    </w:p>
    <w:p w14:paraId="6ACE4B3A" w14:textId="27A79CBA" w:rsidR="00E4023F" w:rsidRDefault="00E4023F" w:rsidP="00E4023F">
      <w:pPr>
        <w:pStyle w:val="ListParagraph"/>
        <w:numPr>
          <w:ilvl w:val="0"/>
          <w:numId w:val="28"/>
        </w:numPr>
      </w:pPr>
      <w:r>
        <w:t xml:space="preserve">There are no refund scenarios envisaged for Bill Payments, as the bill payment are realized to billers </w:t>
      </w:r>
      <w:r w:rsidR="00D600B9">
        <w:t xml:space="preserve">immediately and SVA wallet will be debited after biller payment realization. </w:t>
      </w:r>
    </w:p>
    <w:p w14:paraId="4690FC6F" w14:textId="218DDA45" w:rsidR="00D600B9" w:rsidRDefault="00D600B9" w:rsidP="00E4023F">
      <w:pPr>
        <w:pStyle w:val="ListParagraph"/>
        <w:numPr>
          <w:ilvl w:val="0"/>
          <w:numId w:val="28"/>
        </w:numPr>
      </w:pPr>
      <w:r>
        <w:t xml:space="preserve">AL Ansari to check and confirm. </w:t>
      </w:r>
    </w:p>
    <w:p w14:paraId="1DEEAE52" w14:textId="0391D562" w:rsidR="003F48D3" w:rsidRPr="003F48D3" w:rsidRDefault="4F284700" w:rsidP="003F48D3">
      <w:pPr>
        <w:pStyle w:val="Heading3"/>
        <w:ind w:left="1080"/>
        <w:rPr>
          <w:b/>
          <w:bCs/>
          <w:color w:val="1F4E79" w:themeColor="accent1" w:themeShade="80"/>
        </w:rPr>
      </w:pPr>
      <w:bookmarkStart w:id="37" w:name="_Toc158072713"/>
      <w:r w:rsidRPr="4F284700">
        <w:rPr>
          <w:b/>
          <w:bCs/>
          <w:color w:val="1F4E79" w:themeColor="accent1" w:themeShade="80"/>
        </w:rPr>
        <w:t xml:space="preserve">P to M </w:t>
      </w:r>
      <w:r w:rsidR="00F7231A">
        <w:rPr>
          <w:b/>
          <w:bCs/>
          <w:color w:val="1F4E79" w:themeColor="accent1" w:themeShade="80"/>
        </w:rPr>
        <w:t>–</w:t>
      </w:r>
      <w:r w:rsidRPr="4F284700">
        <w:rPr>
          <w:b/>
          <w:bCs/>
          <w:color w:val="1F4E79" w:themeColor="accent1" w:themeShade="80"/>
        </w:rPr>
        <w:t xml:space="preserve"> N-Genius POS or N-Genius Ecomm (</w:t>
      </w:r>
      <w:r w:rsidRPr="4F284700">
        <w:rPr>
          <w:b/>
          <w:bCs/>
          <w:color w:val="1F4E79" w:themeColor="accent1" w:themeShade="80"/>
          <w:highlight w:val="yellow"/>
        </w:rPr>
        <w:t>In-Progress at NI</w:t>
      </w:r>
      <w:r w:rsidRPr="4F284700">
        <w:rPr>
          <w:b/>
          <w:bCs/>
          <w:color w:val="1F4E79" w:themeColor="accent1" w:themeShade="80"/>
        </w:rPr>
        <w:t>)</w:t>
      </w:r>
      <w:bookmarkEnd w:id="37"/>
    </w:p>
    <w:p w14:paraId="2FC09DA9" w14:textId="10B25A81" w:rsidR="000F237B" w:rsidRDefault="000F237B" w:rsidP="000F237B">
      <w:pPr>
        <w:pStyle w:val="ListParagraph"/>
        <w:numPr>
          <w:ilvl w:val="0"/>
          <w:numId w:val="28"/>
        </w:numPr>
      </w:pPr>
      <w:r>
        <w:t xml:space="preserve">The Wallet payment will be accepted at NI N-Genius POS and Ecomm merchants via QR. </w:t>
      </w:r>
    </w:p>
    <w:p w14:paraId="2546C9DA" w14:textId="48A5E3D3" w:rsidR="000F237B" w:rsidRDefault="000F237B" w:rsidP="000F237B">
      <w:pPr>
        <w:pStyle w:val="ListParagraph"/>
        <w:numPr>
          <w:ilvl w:val="0"/>
          <w:numId w:val="28"/>
        </w:numPr>
      </w:pPr>
      <w:r>
        <w:t xml:space="preserve">The merchant POS and Ecomm will be enhanced to provide an option to accept payment via Al Ansari digital pay application. </w:t>
      </w:r>
    </w:p>
    <w:p w14:paraId="429F9FD6" w14:textId="2057D726" w:rsidR="000F237B" w:rsidRDefault="13108E2C" w:rsidP="000F237B">
      <w:pPr>
        <w:pStyle w:val="ListParagraph"/>
        <w:numPr>
          <w:ilvl w:val="0"/>
          <w:numId w:val="28"/>
        </w:numPr>
      </w:pPr>
      <w:r>
        <w:t xml:space="preserve">The mode of payment acceptance at NI POS or Ecomm will be via </w:t>
      </w:r>
      <w:commentRangeStart w:id="38"/>
      <w:r>
        <w:t>QR presentation</w:t>
      </w:r>
      <w:commentRangeEnd w:id="38"/>
      <w:r w:rsidR="000F237B">
        <w:rPr>
          <w:rStyle w:val="CommentReference"/>
        </w:rPr>
        <w:commentReference w:id="38"/>
      </w:r>
      <w:r>
        <w:t xml:space="preserve">, where the QR will be scanned by </w:t>
      </w:r>
      <w:ins w:id="39" w:author="Elias. Sayegh" w:date="2024-01-31T10:31:00Z">
        <w:r>
          <w:t xml:space="preserve">the </w:t>
        </w:r>
      </w:ins>
      <w:r>
        <w:t xml:space="preserve">customer </w:t>
      </w:r>
      <w:ins w:id="40" w:author="Elias. Sayegh" w:date="2024-01-31T10:31:00Z">
        <w:r>
          <w:t xml:space="preserve">using the </w:t>
        </w:r>
      </w:ins>
      <w:ins w:id="41" w:author="Elias. Sayegh" w:date="2024-01-31T10:32:00Z">
        <w:r>
          <w:t xml:space="preserve">Al Ansari Digital Pay application, </w:t>
        </w:r>
      </w:ins>
      <w:r>
        <w:t xml:space="preserve">and </w:t>
      </w:r>
      <w:ins w:id="42" w:author="Elias. Sayegh" w:date="2024-01-31T10:32:00Z">
        <w:r>
          <w:t xml:space="preserve">the </w:t>
        </w:r>
      </w:ins>
      <w:r>
        <w:t xml:space="preserve">payment will be initiated by </w:t>
      </w:r>
      <w:ins w:id="43" w:author="Elias. Sayegh" w:date="2024-01-31T10:32:00Z">
        <w:r>
          <w:t xml:space="preserve">the </w:t>
        </w:r>
      </w:ins>
      <w:r>
        <w:t xml:space="preserve">customer to </w:t>
      </w:r>
      <w:del w:id="44" w:author="Elias. Sayegh" w:date="2024-01-31T10:32:00Z">
        <w:r w:rsidR="000F237B" w:rsidDel="13108E2C">
          <w:delText>a</w:delText>
        </w:r>
      </w:del>
      <w:del w:id="45" w:author="Elias. Sayegh" w:date="2024-01-31T10:30:00Z">
        <w:r w:rsidR="000F237B" w:rsidDel="13108E2C">
          <w:delText>n</w:delText>
        </w:r>
      </w:del>
      <w:ins w:id="46" w:author="Elias. Sayegh" w:date="2024-01-31T10:32:00Z">
        <w:r>
          <w:t>the</w:t>
        </w:r>
      </w:ins>
      <w:r>
        <w:t xml:space="preserve"> merchant. </w:t>
      </w:r>
    </w:p>
    <w:p w14:paraId="1F95A61A" w14:textId="28DC14E9" w:rsidR="007D651C" w:rsidRDefault="13108E2C" w:rsidP="007D651C">
      <w:pPr>
        <w:pStyle w:val="ListParagraph"/>
        <w:numPr>
          <w:ilvl w:val="0"/>
          <w:numId w:val="28"/>
        </w:numPr>
      </w:pPr>
      <w:r>
        <w:t>Al Ansari Digital Pay will orchestrate t</w:t>
      </w:r>
      <w:ins w:id="47" w:author="Elias. Sayegh" w:date="2024-01-31T10:32:00Z">
        <w:r>
          <w:t>he</w:t>
        </w:r>
      </w:ins>
      <w:del w:id="48" w:author="Elias. Sayegh" w:date="2024-01-31T10:32:00Z">
        <w:r w:rsidR="007D651C" w:rsidDel="13108E2C">
          <w:delText>o</w:delText>
        </w:r>
      </w:del>
      <w:r>
        <w:t xml:space="preserve"> below – </w:t>
      </w:r>
    </w:p>
    <w:p w14:paraId="4B12074A" w14:textId="1BF61829" w:rsidR="007D651C" w:rsidRDefault="13108E2C" w:rsidP="007D651C">
      <w:pPr>
        <w:pStyle w:val="ListParagraph"/>
        <w:numPr>
          <w:ilvl w:val="1"/>
          <w:numId w:val="28"/>
        </w:numPr>
      </w:pPr>
      <w:commentRangeStart w:id="49"/>
      <w:r>
        <w:t xml:space="preserve">Debit the amount from Senders wallet </w:t>
      </w:r>
      <w:commentRangeEnd w:id="49"/>
      <w:r w:rsidR="007D651C">
        <w:rPr>
          <w:rStyle w:val="CommentReference"/>
        </w:rPr>
        <w:commentReference w:id="49"/>
      </w:r>
    </w:p>
    <w:p w14:paraId="7B45C8EF" w14:textId="68929822" w:rsidR="007D651C" w:rsidRDefault="13108E2C" w:rsidP="007D651C">
      <w:pPr>
        <w:pStyle w:val="ListParagraph"/>
        <w:numPr>
          <w:ilvl w:val="0"/>
          <w:numId w:val="28"/>
        </w:numPr>
      </w:pPr>
      <w:r>
        <w:t xml:space="preserve">Below API can be used for both debit and credit request for P to </w:t>
      </w:r>
      <w:ins w:id="50" w:author="Elias. Sayegh" w:date="2024-01-31T10:31:00Z">
        <w:r>
          <w:t>M</w:t>
        </w:r>
      </w:ins>
      <w:del w:id="51" w:author="Elias. Sayegh" w:date="2024-01-31T10:31:00Z">
        <w:r w:rsidR="007D651C" w:rsidDel="13108E2C">
          <w:delText>P</w:delText>
        </w:r>
      </w:del>
      <w:r>
        <w:t xml:space="preserve"> </w:t>
      </w:r>
      <w:r w:rsidR="00F7231A">
        <w:t>–</w:t>
      </w:r>
      <w:r>
        <w:t xml:space="preserve"> </w:t>
      </w:r>
      <w:hyperlink r:id="rId31">
        <w:r w:rsidRPr="13108E2C">
          <w:rPr>
            <w:rStyle w:val="Hyperlink"/>
          </w:rPr>
          <w:t>https://developer.network.ae/docs/read/card_services/version_2/Card_Transaction</w:t>
        </w:r>
      </w:hyperlink>
    </w:p>
    <w:p w14:paraId="2AE49E32" w14:textId="4087D467" w:rsidR="007D651C" w:rsidRPr="007D651C" w:rsidRDefault="007D651C" w:rsidP="000F237B">
      <w:pPr>
        <w:pStyle w:val="ListParagraph"/>
        <w:numPr>
          <w:ilvl w:val="0"/>
          <w:numId w:val="28"/>
        </w:numPr>
        <w:rPr>
          <w:highlight w:val="yellow"/>
        </w:rPr>
      </w:pPr>
      <w:r w:rsidRPr="007D651C">
        <w:rPr>
          <w:highlight w:val="yellow"/>
        </w:rPr>
        <w:t>The credit to NI merchant will be part of the settlement and still under discussion.</w:t>
      </w:r>
    </w:p>
    <w:p w14:paraId="26657964" w14:textId="6CDF5BD3" w:rsidR="003F48D3" w:rsidRDefault="003F48D3" w:rsidP="000939E0">
      <w:pPr>
        <w:pStyle w:val="ListParagraph"/>
        <w:jc w:val="both"/>
      </w:pPr>
    </w:p>
    <w:tbl>
      <w:tblPr>
        <w:tblStyle w:val="TableGrid"/>
        <w:tblW w:w="0" w:type="auto"/>
        <w:tblInd w:w="715" w:type="dxa"/>
        <w:tblLook w:val="04A0" w:firstRow="1" w:lastRow="0" w:firstColumn="1" w:lastColumn="0" w:noHBand="0" w:noVBand="1"/>
      </w:tblPr>
      <w:tblGrid>
        <w:gridCol w:w="2217"/>
        <w:gridCol w:w="7413"/>
      </w:tblGrid>
      <w:tr w:rsidR="003F48D3" w14:paraId="0C4F0DCE" w14:textId="77777777" w:rsidTr="00F7231A">
        <w:tc>
          <w:tcPr>
            <w:tcW w:w="9630" w:type="dxa"/>
            <w:gridSpan w:val="2"/>
          </w:tcPr>
          <w:p w14:paraId="5EC96EB9" w14:textId="11181BC4" w:rsidR="003F48D3" w:rsidRDefault="003F48D3" w:rsidP="00FA5500">
            <w:pPr>
              <w:keepNext/>
              <w:jc w:val="both"/>
            </w:pPr>
            <w:commentRangeStart w:id="52"/>
            <w:r>
              <w:rPr>
                <w:noProof/>
              </w:rPr>
              <w:lastRenderedPageBreak/>
              <w:drawing>
                <wp:inline distT="0" distB="0" distL="0" distR="0" wp14:anchorId="705AE5AA" wp14:editId="660B0E83">
                  <wp:extent cx="5828688" cy="550790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828688" cy="5507906"/>
                          </a:xfrm>
                          <a:prstGeom prst="rect">
                            <a:avLst/>
                          </a:prstGeom>
                        </pic:spPr>
                      </pic:pic>
                    </a:graphicData>
                  </a:graphic>
                </wp:inline>
              </w:drawing>
            </w:r>
            <w:commentRangeEnd w:id="52"/>
            <w:r>
              <w:rPr>
                <w:rStyle w:val="CommentReference"/>
              </w:rPr>
              <w:commentReference w:id="52"/>
            </w:r>
          </w:p>
          <w:p w14:paraId="34FDEBE2" w14:textId="1CB85477" w:rsidR="003F48D3" w:rsidRDefault="003F48D3" w:rsidP="00C71BDC">
            <w:pPr>
              <w:pStyle w:val="Caption"/>
              <w:jc w:val="both"/>
            </w:pPr>
            <w:r>
              <w:t xml:space="preserve">Figure  - </w:t>
            </w:r>
            <w:r w:rsidR="000F237B">
              <w:t xml:space="preserve">Payments at NI merchant </w:t>
            </w:r>
          </w:p>
        </w:tc>
      </w:tr>
      <w:tr w:rsidR="003F48D3" w14:paraId="7FE9BD91" w14:textId="77777777" w:rsidTr="00F7231A">
        <w:trPr>
          <w:trHeight w:val="420"/>
        </w:trPr>
        <w:tc>
          <w:tcPr>
            <w:tcW w:w="22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D13D00" w14:textId="0113BF00" w:rsidR="003F48D3" w:rsidRDefault="00F7231A" w:rsidP="00C71BDC">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 xml:space="preserve"> </w:t>
            </w:r>
            <w:r w:rsidR="003F48D3">
              <w:rPr>
                <w:rFonts w:ascii="Calibri" w:eastAsia="Calibri" w:hAnsi="Calibri" w:cstheme="majorBidi"/>
                <w:i/>
                <w:iCs/>
                <w:sz w:val="18"/>
                <w:szCs w:val="18"/>
              </w:rPr>
              <w:t>Important notes</w:t>
            </w:r>
          </w:p>
        </w:tc>
        <w:tc>
          <w:tcPr>
            <w:tcW w:w="7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1E0670" w14:textId="3DC9AF52" w:rsidR="003F48D3" w:rsidRPr="001A2F18" w:rsidRDefault="0058798F" w:rsidP="00C71BDC">
            <w:pPr>
              <w:pStyle w:val="ListParagraph"/>
              <w:numPr>
                <w:ilvl w:val="0"/>
                <w:numId w:val="16"/>
              </w:numPr>
              <w:rPr>
                <w:i/>
                <w:iCs/>
                <w:sz w:val="18"/>
                <w:szCs w:val="18"/>
              </w:rPr>
            </w:pPr>
            <w:r>
              <w:rPr>
                <w:i/>
                <w:iCs/>
                <w:sz w:val="18"/>
                <w:szCs w:val="18"/>
              </w:rPr>
              <w:t>Only N-Genius POS and Ecomm will support payment acceptance via Al Ansari Digital Pay</w:t>
            </w:r>
          </w:p>
        </w:tc>
      </w:tr>
    </w:tbl>
    <w:p w14:paraId="27905FE0" w14:textId="77777777" w:rsidR="00FC64DC" w:rsidRDefault="00FC64DC" w:rsidP="000939E0">
      <w:pPr>
        <w:pStyle w:val="ListParagraph"/>
        <w:jc w:val="both"/>
      </w:pPr>
    </w:p>
    <w:p w14:paraId="54B951BC" w14:textId="77777777" w:rsidR="00ED382F" w:rsidRPr="00F50A72" w:rsidRDefault="1FCB63AE" w:rsidP="00ED382F">
      <w:pPr>
        <w:pStyle w:val="Heading2"/>
        <w:rPr>
          <w:b/>
          <w:bCs/>
          <w:color w:val="2E74B5" w:themeColor="accent1" w:themeShade="BF"/>
        </w:rPr>
      </w:pPr>
      <w:bookmarkStart w:id="53" w:name="_Toc158072714"/>
      <w:r w:rsidRPr="1FCB63AE">
        <w:rPr>
          <w:b/>
          <w:bCs/>
          <w:color w:val="2E74B5" w:themeColor="accent1" w:themeShade="BF"/>
        </w:rPr>
        <w:t>Transaction Posting/Clearing</w:t>
      </w:r>
      <w:bookmarkEnd w:id="53"/>
    </w:p>
    <w:p w14:paraId="56C5E4E4" w14:textId="42D60611" w:rsidR="00ED382F" w:rsidRDefault="00ED382F" w:rsidP="00E75B86">
      <w:pPr>
        <w:pStyle w:val="ListParagraph"/>
        <w:numPr>
          <w:ilvl w:val="0"/>
          <w:numId w:val="28"/>
        </w:numPr>
      </w:pPr>
      <w:r>
        <w:t xml:space="preserve">Single message systems (SMS) i.e. the transaction gets posted on CMS based on the authorization message. </w:t>
      </w:r>
    </w:p>
    <w:p w14:paraId="2F702D0F" w14:textId="075934D6" w:rsidR="00E75B86" w:rsidRDefault="00E75B86" w:rsidP="00E75B86">
      <w:pPr>
        <w:pStyle w:val="ListParagraph"/>
        <w:numPr>
          <w:ilvl w:val="0"/>
          <w:numId w:val="28"/>
        </w:numPr>
      </w:pPr>
      <w:r>
        <w:t xml:space="preserve">All the transaction supported by wallet will be SMS and does not require clearing or settlement for transaction posting to an Wallet. </w:t>
      </w:r>
    </w:p>
    <w:p w14:paraId="21CBC09F" w14:textId="1AFD681A" w:rsidR="1FCB63AE" w:rsidRDefault="00B52C8B" w:rsidP="1FCB63AE">
      <w:pPr>
        <w:pStyle w:val="Heading2"/>
        <w:rPr>
          <w:b/>
          <w:bCs/>
          <w:color w:val="2E74B5" w:themeColor="accent1" w:themeShade="BF"/>
        </w:rPr>
      </w:pPr>
      <w:bookmarkStart w:id="54" w:name="_Toc158072715"/>
      <w:r>
        <w:rPr>
          <w:b/>
          <w:bCs/>
          <w:color w:val="2E74B5" w:themeColor="accent1" w:themeShade="BF"/>
        </w:rPr>
        <w:t xml:space="preserve">Wallet </w:t>
      </w:r>
      <w:r w:rsidR="1FCB63AE" w:rsidRPr="1FCB63AE">
        <w:rPr>
          <w:b/>
          <w:bCs/>
          <w:color w:val="2E74B5" w:themeColor="accent1" w:themeShade="BF"/>
        </w:rPr>
        <w:t>Limiters</w:t>
      </w:r>
      <w:bookmarkEnd w:id="54"/>
      <w:r w:rsidR="1FCB63AE" w:rsidRPr="1FCB63AE">
        <w:rPr>
          <w:b/>
          <w:bCs/>
          <w:color w:val="2E74B5" w:themeColor="accent1" w:themeShade="BF"/>
        </w:rPr>
        <w:t xml:space="preserve"> </w:t>
      </w:r>
    </w:p>
    <w:p w14:paraId="504E3A47" w14:textId="59EC8A8D" w:rsidR="1FCB63AE" w:rsidRDefault="1FCB63AE" w:rsidP="1FCB63AE">
      <w:pPr>
        <w:pStyle w:val="ListParagraph"/>
        <w:numPr>
          <w:ilvl w:val="0"/>
          <w:numId w:val="3"/>
        </w:numPr>
        <w:ind w:left="1080"/>
        <w:jc w:val="both"/>
      </w:pPr>
      <w:r>
        <w:t>The limits to be available at SVA Wallet level to control transaction approval.</w:t>
      </w:r>
      <w:r w:rsidR="00E75B86">
        <w:t xml:space="preserve"> The limiters will be validated in NI CMS as part of transaction validation. </w:t>
      </w:r>
    </w:p>
    <w:p w14:paraId="1ABBB4D8" w14:textId="30BB3BB5" w:rsidR="1FCB63AE" w:rsidRDefault="1FCB63AE" w:rsidP="1FCB63AE">
      <w:pPr>
        <w:pStyle w:val="ListParagraph"/>
        <w:numPr>
          <w:ilvl w:val="0"/>
          <w:numId w:val="3"/>
        </w:numPr>
        <w:ind w:left="1080"/>
        <w:jc w:val="both"/>
      </w:pPr>
      <w:r>
        <w:t xml:space="preserve">These limits are to be setup in NI CMS at product level - </w:t>
      </w:r>
    </w:p>
    <w:p w14:paraId="6A79F671" w14:textId="2D2AAF06" w:rsidR="1FCB63AE" w:rsidRDefault="1FCB63AE" w:rsidP="1FCB63AE">
      <w:pPr>
        <w:pStyle w:val="ListParagraph"/>
        <w:numPr>
          <w:ilvl w:val="1"/>
          <w:numId w:val="3"/>
        </w:numPr>
        <w:jc w:val="both"/>
      </w:pPr>
      <w:r>
        <w:t xml:space="preserve">Transaction Limit – the maximum allowed limit per transaction at an Wallet SVA level. </w:t>
      </w:r>
    </w:p>
    <w:p w14:paraId="6CEABC32" w14:textId="16AD72DC" w:rsidR="1FCB63AE" w:rsidRDefault="1FCB63AE" w:rsidP="1FCB63AE">
      <w:pPr>
        <w:pStyle w:val="ListParagraph"/>
        <w:numPr>
          <w:ilvl w:val="1"/>
          <w:numId w:val="3"/>
        </w:numPr>
        <w:jc w:val="both"/>
      </w:pPr>
      <w:r>
        <w:t xml:space="preserve">Daily Limit – Daily accumulated limit at an Wallet SVA level. </w:t>
      </w:r>
    </w:p>
    <w:p w14:paraId="1655EC40" w14:textId="77E731A9" w:rsidR="1FCB63AE" w:rsidRDefault="1FCB63AE" w:rsidP="1FCB63AE">
      <w:pPr>
        <w:pStyle w:val="ListParagraph"/>
        <w:numPr>
          <w:ilvl w:val="1"/>
          <w:numId w:val="3"/>
        </w:numPr>
        <w:jc w:val="both"/>
      </w:pPr>
      <w:r>
        <w:t>Monthly Limit – Monthly accumulated limit at an Wallet SVA level.</w:t>
      </w:r>
    </w:p>
    <w:p w14:paraId="39F947B2" w14:textId="0E42ADE6" w:rsidR="1FCB63AE" w:rsidRDefault="1FCB63AE" w:rsidP="1FCB63AE">
      <w:pPr>
        <w:pStyle w:val="ListParagraph"/>
        <w:numPr>
          <w:ilvl w:val="1"/>
          <w:numId w:val="3"/>
        </w:numPr>
        <w:jc w:val="both"/>
      </w:pPr>
      <w:r>
        <w:t>Yearly Limit -  Yearly accumulated limit at an Wallet SVA level.</w:t>
      </w:r>
    </w:p>
    <w:p w14:paraId="184E5061" w14:textId="4C204FCC" w:rsidR="1FCB63AE" w:rsidRDefault="1FCB63AE" w:rsidP="1FCB63AE">
      <w:pPr>
        <w:pStyle w:val="ListParagraph"/>
        <w:numPr>
          <w:ilvl w:val="0"/>
          <w:numId w:val="3"/>
        </w:numPr>
        <w:jc w:val="both"/>
      </w:pPr>
      <w:r>
        <w:lastRenderedPageBreak/>
        <w:t>The limiters to be provided for controlling transactions initiated from an wallet SVA and to be available at the product level.</w:t>
      </w:r>
    </w:p>
    <w:p w14:paraId="3EB42B09" w14:textId="334043D7" w:rsidR="1FCB63AE" w:rsidRDefault="1FCB63AE" w:rsidP="1FCB63AE">
      <w:pPr>
        <w:pStyle w:val="ListParagraph"/>
        <w:numPr>
          <w:ilvl w:val="0"/>
          <w:numId w:val="3"/>
        </w:numPr>
        <w:jc w:val="both"/>
      </w:pPr>
      <w:r>
        <w:t xml:space="preserve">The limiters will be setup in NI to control below - </w:t>
      </w:r>
    </w:p>
    <w:p w14:paraId="7D9E86B8" w14:textId="59345985" w:rsidR="1FCB63AE" w:rsidRDefault="1FCB63AE" w:rsidP="1FCB63AE">
      <w:pPr>
        <w:pStyle w:val="ListParagraph"/>
        <w:numPr>
          <w:ilvl w:val="1"/>
          <w:numId w:val="3"/>
        </w:numPr>
        <w:jc w:val="both"/>
      </w:pPr>
      <w:r>
        <w:t>Maximum allowed limit for a type of transaction – The maximum allowed limit for per transaction I.e. respective transaction should not be allowed to exceed more than maximum limit set.</w:t>
      </w:r>
    </w:p>
    <w:p w14:paraId="7D1B1CA4" w14:textId="1F9F78CB" w:rsidR="1FCB63AE" w:rsidRDefault="1FCB63AE" w:rsidP="1FCB63AE">
      <w:pPr>
        <w:pStyle w:val="ListParagraph"/>
        <w:numPr>
          <w:ilvl w:val="1"/>
          <w:numId w:val="3"/>
        </w:numPr>
        <w:jc w:val="both"/>
      </w:pPr>
      <w:r>
        <w:t xml:space="preserve">Daily Limit and count – Daily limit and count to be accumulated for each type of transaction and respective counter, beyond limit threshold transaction should will be declined. </w:t>
      </w:r>
    </w:p>
    <w:p w14:paraId="5A087344" w14:textId="25ADF19B" w:rsidR="1FCB63AE" w:rsidRDefault="1FCB63AE" w:rsidP="1FCB63AE">
      <w:pPr>
        <w:pStyle w:val="ListParagraph"/>
        <w:numPr>
          <w:ilvl w:val="1"/>
          <w:numId w:val="3"/>
        </w:numPr>
        <w:jc w:val="both"/>
      </w:pPr>
      <w:r>
        <w:t>Monthly Limit and count – Monthly limit and count to be accumulated for each type of transaction and respective counter, beyond limit threshold transaction should will be declined. This will be monthly accumulation.</w:t>
      </w:r>
    </w:p>
    <w:p w14:paraId="52F412E9" w14:textId="55D395D8" w:rsidR="1FCB63AE" w:rsidRDefault="00E50772" w:rsidP="1FCB63AE">
      <w:pPr>
        <w:pStyle w:val="ListParagraph"/>
        <w:numPr>
          <w:ilvl w:val="0"/>
          <w:numId w:val="3"/>
        </w:numPr>
        <w:jc w:val="both"/>
      </w:pPr>
      <w:r>
        <w:t xml:space="preserve">Below types of limiters available in system to control respective services - </w:t>
      </w:r>
    </w:p>
    <w:p w14:paraId="5BACEC6B" w14:textId="4A26DE9C" w:rsidR="1FCB63AE" w:rsidRDefault="00E50772" w:rsidP="1FCB63AE">
      <w:pPr>
        <w:pStyle w:val="ListParagraph"/>
        <w:numPr>
          <w:ilvl w:val="1"/>
          <w:numId w:val="3"/>
        </w:numPr>
        <w:jc w:val="both"/>
      </w:pPr>
      <w:r>
        <w:t xml:space="preserve">Payment via Cash  - Can be used for </w:t>
      </w:r>
      <w:r w:rsidR="1FCB63AE">
        <w:t>Top-up Cash</w:t>
      </w:r>
      <w:r>
        <w:t>-</w:t>
      </w:r>
      <w:r w:rsidR="1FCB63AE">
        <w:t>In</w:t>
      </w:r>
      <w:r>
        <w:t xml:space="preserve"> </w:t>
      </w:r>
    </w:p>
    <w:p w14:paraId="5EC812A3" w14:textId="270C884E" w:rsidR="1FCB63AE" w:rsidRDefault="00E50772" w:rsidP="1FCB63AE">
      <w:pPr>
        <w:pStyle w:val="ListParagraph"/>
        <w:numPr>
          <w:ilvl w:val="1"/>
          <w:numId w:val="3"/>
        </w:numPr>
        <w:jc w:val="both"/>
      </w:pPr>
      <w:r>
        <w:t xml:space="preserve">Cash withdrawal – Can be used for </w:t>
      </w:r>
      <w:r w:rsidR="1FCB63AE">
        <w:t>Cash Out</w:t>
      </w:r>
    </w:p>
    <w:p w14:paraId="11E732E5" w14:textId="34D1156B" w:rsidR="1FCB63AE" w:rsidRDefault="00E50772" w:rsidP="006C6E49">
      <w:pPr>
        <w:pStyle w:val="ListParagraph"/>
        <w:numPr>
          <w:ilvl w:val="1"/>
          <w:numId w:val="3"/>
        </w:numPr>
        <w:jc w:val="both"/>
      </w:pPr>
      <w:r>
        <w:t>Retail Purchase – Can be used for all other services (P to P, P to M, Remittance and bill payment)</w:t>
      </w:r>
    </w:p>
    <w:p w14:paraId="1E67A44B" w14:textId="3881290A" w:rsidR="1FCB63AE" w:rsidRDefault="00E50772" w:rsidP="00E50772">
      <w:pPr>
        <w:pStyle w:val="ListParagraph"/>
        <w:numPr>
          <w:ilvl w:val="0"/>
          <w:numId w:val="3"/>
        </w:numPr>
        <w:jc w:val="both"/>
      </w:pPr>
      <w:r>
        <w:t>The rejection code and reason will be provided in response from NI CMS, so that front end can display appropriate decline message to user.</w:t>
      </w:r>
    </w:p>
    <w:tbl>
      <w:tblPr>
        <w:tblStyle w:val="TableGrid"/>
        <w:tblW w:w="0" w:type="auto"/>
        <w:tblInd w:w="715" w:type="dxa"/>
        <w:tblLook w:val="04A0" w:firstRow="1" w:lastRow="0" w:firstColumn="1" w:lastColumn="0" w:noHBand="0" w:noVBand="1"/>
      </w:tblPr>
      <w:tblGrid>
        <w:gridCol w:w="2217"/>
        <w:gridCol w:w="7413"/>
      </w:tblGrid>
      <w:tr w:rsidR="00E50772" w:rsidRPr="001A2F18" w14:paraId="113197CC" w14:textId="77777777" w:rsidTr="008B357F">
        <w:trPr>
          <w:trHeight w:val="420"/>
        </w:trPr>
        <w:tc>
          <w:tcPr>
            <w:tcW w:w="22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A8989" w14:textId="77777777" w:rsidR="00E50772" w:rsidRDefault="00E50772" w:rsidP="008B357F">
            <w:pPr>
              <w:spacing w:after="198"/>
              <w:ind w:left="-5" w:hanging="10"/>
              <w:rPr>
                <w:rFonts w:ascii="Calibri" w:eastAsia="Calibri" w:hAnsi="Calibri" w:cstheme="majorBidi"/>
                <w:i/>
                <w:iCs/>
                <w:sz w:val="18"/>
                <w:szCs w:val="18"/>
              </w:rPr>
            </w:pPr>
            <w:r>
              <w:rPr>
                <w:rFonts w:ascii="Calibri" w:eastAsia="Calibri" w:hAnsi="Calibri" w:cstheme="majorBidi"/>
                <w:i/>
                <w:iCs/>
                <w:sz w:val="18"/>
                <w:szCs w:val="18"/>
              </w:rPr>
              <w:t>Important notes</w:t>
            </w:r>
          </w:p>
        </w:tc>
        <w:tc>
          <w:tcPr>
            <w:tcW w:w="7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B50A4" w14:textId="736691FB" w:rsidR="00E50772" w:rsidRPr="001A2F18" w:rsidRDefault="00E50772" w:rsidP="008B357F">
            <w:pPr>
              <w:pStyle w:val="ListParagraph"/>
              <w:numPr>
                <w:ilvl w:val="0"/>
                <w:numId w:val="16"/>
              </w:numPr>
              <w:rPr>
                <w:i/>
                <w:iCs/>
                <w:sz w:val="18"/>
                <w:szCs w:val="18"/>
              </w:rPr>
            </w:pPr>
            <w:r w:rsidRPr="00E50772">
              <w:rPr>
                <w:i/>
                <w:iCs/>
                <w:sz w:val="18"/>
                <w:szCs w:val="18"/>
              </w:rPr>
              <w:t>Nationality and customer specific limiters cannot be provided as system does not approve or segregate transactions based on nationality.</w:t>
            </w:r>
          </w:p>
        </w:tc>
      </w:tr>
    </w:tbl>
    <w:p w14:paraId="2BCB7E6B" w14:textId="62C2B984" w:rsidR="1FCB63AE" w:rsidRDefault="1FCB63AE" w:rsidP="1FCB63AE">
      <w:pPr>
        <w:ind w:left="720"/>
        <w:jc w:val="both"/>
        <w:rPr>
          <w:i/>
          <w:iCs/>
        </w:rPr>
      </w:pPr>
      <w:r w:rsidRPr="1FCB63AE">
        <w:rPr>
          <w:i/>
          <w:iCs/>
        </w:rPr>
        <w:t xml:space="preserve"> </w:t>
      </w:r>
    </w:p>
    <w:p w14:paraId="48938DA4" w14:textId="653B6A56" w:rsidR="00950712" w:rsidRPr="00F50A72" w:rsidRDefault="1FCB63AE" w:rsidP="00950712">
      <w:pPr>
        <w:pStyle w:val="Heading2"/>
        <w:rPr>
          <w:b/>
          <w:bCs/>
          <w:color w:val="2E74B5" w:themeColor="accent1" w:themeShade="BF"/>
        </w:rPr>
      </w:pPr>
      <w:bookmarkStart w:id="55" w:name="_Toc158072716"/>
      <w:r w:rsidRPr="1FCB63AE">
        <w:rPr>
          <w:b/>
          <w:bCs/>
          <w:color w:val="2E74B5" w:themeColor="accent1" w:themeShade="BF"/>
        </w:rPr>
        <w:t>Transaction Details</w:t>
      </w:r>
      <w:bookmarkEnd w:id="55"/>
      <w:r w:rsidRPr="1FCB63AE">
        <w:rPr>
          <w:b/>
          <w:bCs/>
          <w:color w:val="2E74B5" w:themeColor="accent1" w:themeShade="BF"/>
        </w:rPr>
        <w:t xml:space="preserve"> </w:t>
      </w:r>
    </w:p>
    <w:p w14:paraId="36CCD55F" w14:textId="627FAF7C" w:rsidR="00950712" w:rsidRDefault="00006195" w:rsidP="00950712">
      <w:pPr>
        <w:pStyle w:val="ListParagraph"/>
        <w:numPr>
          <w:ilvl w:val="0"/>
          <w:numId w:val="28"/>
        </w:numPr>
      </w:pPr>
      <w:r>
        <w:t>Al Ansari Digital Pay will have o</w:t>
      </w:r>
      <w:r w:rsidR="00950712">
        <w:t xml:space="preserve">ption to </w:t>
      </w:r>
      <w:r>
        <w:t>view transaction history and details</w:t>
      </w:r>
      <w:r w:rsidR="000F67B7">
        <w:t>.</w:t>
      </w:r>
    </w:p>
    <w:p w14:paraId="339B0C94" w14:textId="6B4B534A" w:rsidR="000F67B7" w:rsidRDefault="000F67B7" w:rsidP="00950712">
      <w:pPr>
        <w:pStyle w:val="ListParagraph"/>
        <w:numPr>
          <w:ilvl w:val="0"/>
          <w:numId w:val="28"/>
        </w:numPr>
      </w:pPr>
      <w:r>
        <w:t xml:space="preserve">Customer will be able to select the period for which the transactions to be viewed and the request will be initiated from Al Ansari Digital Pay to NI CMS for fetching transaction details. </w:t>
      </w:r>
    </w:p>
    <w:p w14:paraId="257702AB" w14:textId="33D89D93" w:rsidR="000F67B7" w:rsidRDefault="000F67B7" w:rsidP="000F67B7">
      <w:pPr>
        <w:pStyle w:val="ListParagraph"/>
        <w:numPr>
          <w:ilvl w:val="0"/>
          <w:numId w:val="28"/>
        </w:numPr>
      </w:pPr>
      <w:r>
        <w:t xml:space="preserve">Below API will be integrated with Al Ansari Digital Pay for fetching the transaction details - </w:t>
      </w:r>
      <w:hyperlink r:id="rId33" w:history="1">
        <w:r w:rsidR="00BE45C5" w:rsidRPr="00D1645D">
          <w:rPr>
            <w:rStyle w:val="Hyperlink"/>
          </w:rPr>
          <w:t>https://developer.network.ae/docs/read/card_services/version_2/Transaction_Details</w:t>
        </w:r>
      </w:hyperlink>
    </w:p>
    <w:p w14:paraId="74FDA504" w14:textId="54C51ED2" w:rsidR="00E777FA" w:rsidRDefault="00BE45C5" w:rsidP="00E777FA">
      <w:pPr>
        <w:pStyle w:val="ListParagraph"/>
        <w:numPr>
          <w:ilvl w:val="0"/>
          <w:numId w:val="28"/>
        </w:numPr>
      </w:pPr>
      <w:r>
        <w:t>The transaction will include all details like, amount, currency, merchant name, Merchant category code, transaction description etc. Please refer above mentioned API response to get the list of all fields that are returned in response from NI CMS for each individual transaction</w:t>
      </w:r>
      <w:r w:rsidR="00E777FA">
        <w:t>.</w:t>
      </w:r>
    </w:p>
    <w:p w14:paraId="0303D56E" w14:textId="3A49A6FE" w:rsidR="00E777FA" w:rsidRPr="00F50A72" w:rsidRDefault="1FCB63AE" w:rsidP="00E777FA">
      <w:pPr>
        <w:pStyle w:val="Heading2"/>
        <w:rPr>
          <w:b/>
          <w:bCs/>
          <w:color w:val="2E74B5" w:themeColor="accent1" w:themeShade="BF"/>
        </w:rPr>
      </w:pPr>
      <w:bookmarkStart w:id="56" w:name="_Toc158072717"/>
      <w:r w:rsidRPr="1FCB63AE">
        <w:rPr>
          <w:b/>
          <w:bCs/>
          <w:color w:val="2E74B5" w:themeColor="accent1" w:themeShade="BF"/>
        </w:rPr>
        <w:t>Statement Generation</w:t>
      </w:r>
      <w:bookmarkEnd w:id="56"/>
      <w:r w:rsidRPr="1FCB63AE">
        <w:rPr>
          <w:b/>
          <w:bCs/>
          <w:color w:val="2E74B5" w:themeColor="accent1" w:themeShade="BF"/>
        </w:rPr>
        <w:t xml:space="preserve"> </w:t>
      </w:r>
    </w:p>
    <w:p w14:paraId="46EBDABA" w14:textId="2E41F951" w:rsidR="00756305" w:rsidRDefault="00756305" w:rsidP="00E777FA">
      <w:pPr>
        <w:pStyle w:val="ListParagraph"/>
        <w:numPr>
          <w:ilvl w:val="0"/>
          <w:numId w:val="28"/>
        </w:numPr>
      </w:pPr>
      <w:r>
        <w:t>NI CMS will setup an standard billing cycle for each wallet so that all transaction performed in a specific period can be displayed to customer as an monthly statement.</w:t>
      </w:r>
    </w:p>
    <w:p w14:paraId="594A506B" w14:textId="594713B9" w:rsidR="00536BE5" w:rsidRDefault="00756305" w:rsidP="00536BE5">
      <w:pPr>
        <w:pStyle w:val="ListParagraph"/>
        <w:numPr>
          <w:ilvl w:val="0"/>
          <w:numId w:val="28"/>
        </w:numPr>
      </w:pPr>
      <w:r>
        <w:t>NI CMS will generate an text based monthly statement file and will be shared with Al Ansari to process and generate the PDF statement.</w:t>
      </w:r>
      <w:r w:rsidR="00536BE5">
        <w:t xml:space="preserve"> The statement file will include email address of the customer which can be used to send PDF statement to customers registered e-mail address.</w:t>
      </w:r>
    </w:p>
    <w:p w14:paraId="4274AB17" w14:textId="6F1FDCD0" w:rsidR="00E777FA" w:rsidRDefault="00756305" w:rsidP="00E777FA">
      <w:pPr>
        <w:pStyle w:val="ListParagraph"/>
        <w:numPr>
          <w:ilvl w:val="0"/>
          <w:numId w:val="28"/>
        </w:numPr>
      </w:pPr>
      <w:r>
        <w:t xml:space="preserve">The statement can also be viewed in </w:t>
      </w:r>
      <w:r w:rsidR="00536BE5">
        <w:t xml:space="preserve">application using below API, where the statement period can be provided as input request along with wallet details to fetch statement transactions – </w:t>
      </w:r>
    </w:p>
    <w:p w14:paraId="34671764" w14:textId="4EF7D08B" w:rsidR="00536BE5" w:rsidRDefault="00864005" w:rsidP="00536BE5">
      <w:pPr>
        <w:pStyle w:val="ListParagraph"/>
        <w:ind w:left="1440"/>
      </w:pPr>
      <w:hyperlink r:id="rId34" w:history="1">
        <w:r w:rsidR="00536BE5" w:rsidRPr="008A3DB9">
          <w:rPr>
            <w:rStyle w:val="Hyperlink"/>
          </w:rPr>
          <w:t>https://developer.network.ae/docs/read/card_services/version_2/Transaction_Details</w:t>
        </w:r>
      </w:hyperlink>
    </w:p>
    <w:p w14:paraId="07C40503" w14:textId="22AA9268" w:rsidR="004A3CAB" w:rsidRDefault="004A3CAB" w:rsidP="00346B3D">
      <w:pPr>
        <w:pStyle w:val="Heading2"/>
        <w:rPr>
          <w:b/>
          <w:bCs/>
          <w:color w:val="2E74B5" w:themeColor="accent1" w:themeShade="BF"/>
        </w:rPr>
      </w:pPr>
      <w:bookmarkStart w:id="57" w:name="_Toc158072718"/>
      <w:r>
        <w:rPr>
          <w:b/>
          <w:bCs/>
          <w:color w:val="2E74B5" w:themeColor="accent1" w:themeShade="BF"/>
        </w:rPr>
        <w:t>AML and Fraud Indicators</w:t>
      </w:r>
      <w:bookmarkEnd w:id="57"/>
      <w:r>
        <w:rPr>
          <w:b/>
          <w:bCs/>
          <w:color w:val="2E74B5" w:themeColor="accent1" w:themeShade="BF"/>
        </w:rPr>
        <w:t xml:space="preserve"> </w:t>
      </w:r>
    </w:p>
    <w:p w14:paraId="55FFCAD9" w14:textId="1CF96294" w:rsidR="004A3CAB" w:rsidRDefault="004A3CAB" w:rsidP="004A3CAB">
      <w:pPr>
        <w:pStyle w:val="ListParagraph"/>
        <w:numPr>
          <w:ilvl w:val="0"/>
          <w:numId w:val="28"/>
        </w:numPr>
      </w:pPr>
      <w:r>
        <w:t xml:space="preserve">In case the AML and Fraud indicators are placed on an wallet or customer account, the respective services will not be approved until the restrictions are in-place. </w:t>
      </w:r>
    </w:p>
    <w:p w14:paraId="21B6EF86" w14:textId="53A873E4" w:rsidR="004A3CAB" w:rsidRDefault="004A3CAB" w:rsidP="004A3CAB">
      <w:pPr>
        <w:pStyle w:val="ListParagraph"/>
        <w:numPr>
          <w:ilvl w:val="0"/>
          <w:numId w:val="28"/>
        </w:numPr>
      </w:pPr>
      <w:r>
        <w:t>The AML and Fraud indicators will be validated for each transaction. The rejection due to such restriction will be responded with appropriate reject reason code and reject reason.</w:t>
      </w:r>
    </w:p>
    <w:p w14:paraId="3F172C8A" w14:textId="77777777" w:rsidR="004A3CAB" w:rsidRPr="004A3CAB" w:rsidRDefault="004A3CAB" w:rsidP="004A3CAB"/>
    <w:p w14:paraId="66EBD9F9" w14:textId="07920485" w:rsidR="00346B3D" w:rsidRPr="00F50A72" w:rsidRDefault="1FCB63AE" w:rsidP="00346B3D">
      <w:pPr>
        <w:pStyle w:val="Heading2"/>
        <w:rPr>
          <w:b/>
          <w:bCs/>
          <w:color w:val="2E74B5" w:themeColor="accent1" w:themeShade="BF"/>
        </w:rPr>
      </w:pPr>
      <w:bookmarkStart w:id="58" w:name="_Toc158072719"/>
      <w:r w:rsidRPr="1FCB63AE">
        <w:rPr>
          <w:b/>
          <w:bCs/>
          <w:color w:val="2E74B5" w:themeColor="accent1" w:themeShade="BF"/>
        </w:rPr>
        <w:lastRenderedPageBreak/>
        <w:t>Fees and Service</w:t>
      </w:r>
      <w:bookmarkEnd w:id="58"/>
    </w:p>
    <w:p w14:paraId="4CE30CF9" w14:textId="6F8D77F0" w:rsidR="00EB2095" w:rsidRDefault="00A25D74" w:rsidP="00F333A8">
      <w:pPr>
        <w:pStyle w:val="ListParagraph"/>
        <w:numPr>
          <w:ilvl w:val="0"/>
          <w:numId w:val="28"/>
        </w:numPr>
      </w:pPr>
      <w:r>
        <w:t xml:space="preserve">Al Ansari to confirm if any Fees requirement. Ex. Any lifecycle fee or charges. </w:t>
      </w:r>
    </w:p>
    <w:p w14:paraId="57B207E6" w14:textId="7B7938B2" w:rsidR="00DF33FA" w:rsidRDefault="00DF33FA" w:rsidP="00F333A8">
      <w:pPr>
        <w:pStyle w:val="ListParagraph"/>
        <w:numPr>
          <w:ilvl w:val="0"/>
          <w:numId w:val="28"/>
        </w:numPr>
      </w:pPr>
      <w:r>
        <w:t>As per current scope, NI will not setup any fees for wallet services or usage. However for wallet services fees can be setup as part of configuration.</w:t>
      </w:r>
    </w:p>
    <w:p w14:paraId="26823018" w14:textId="77777777" w:rsidR="00337B4D" w:rsidRPr="00337B4D" w:rsidRDefault="00337B4D" w:rsidP="00337B4D">
      <w:pPr>
        <w:pStyle w:val="ListParagraph"/>
        <w:spacing w:after="0" w:line="240" w:lineRule="auto"/>
        <w:contextualSpacing w:val="0"/>
        <w:rPr>
          <w:rFonts w:ascii="Segoe UI" w:eastAsia="Times New Roman" w:hAnsi="Segoe UI" w:cs="Segoe UI"/>
          <w:color w:val="172B4D"/>
          <w:sz w:val="21"/>
          <w:szCs w:val="21"/>
        </w:rPr>
      </w:pPr>
    </w:p>
    <w:p w14:paraId="231B62BD" w14:textId="1D04FC8A" w:rsidR="007D5FFD" w:rsidRPr="007E1168" w:rsidRDefault="1FCB63AE" w:rsidP="0083271A">
      <w:pPr>
        <w:pStyle w:val="Heading2"/>
        <w:rPr>
          <w:b/>
          <w:bCs/>
          <w:color w:val="2E74B5" w:themeColor="accent1" w:themeShade="BF"/>
        </w:rPr>
      </w:pPr>
      <w:bookmarkStart w:id="59" w:name="_Toc86064507"/>
      <w:bookmarkStart w:id="60" w:name="_Toc86064508"/>
      <w:bookmarkStart w:id="61" w:name="_Toc86064509"/>
      <w:bookmarkStart w:id="62" w:name="_Ref125389582"/>
      <w:bookmarkStart w:id="63" w:name="_Ref125389584"/>
      <w:bookmarkStart w:id="64" w:name="_Toc158072720"/>
      <w:bookmarkEnd w:id="59"/>
      <w:bookmarkEnd w:id="60"/>
      <w:bookmarkEnd w:id="61"/>
      <w:r w:rsidRPr="1FCB63AE">
        <w:rPr>
          <w:b/>
          <w:bCs/>
          <w:color w:val="2E74B5" w:themeColor="accent1" w:themeShade="BF"/>
        </w:rPr>
        <w:t>Operational service</w:t>
      </w:r>
      <w:bookmarkEnd w:id="62"/>
      <w:bookmarkEnd w:id="63"/>
      <w:bookmarkEnd w:id="64"/>
      <w:r w:rsidRPr="1FCB63AE">
        <w:rPr>
          <w:b/>
          <w:bCs/>
          <w:color w:val="2E74B5" w:themeColor="accent1" w:themeShade="BF"/>
        </w:rPr>
        <w:t xml:space="preserve"> </w:t>
      </w:r>
    </w:p>
    <w:p w14:paraId="68ED6552" w14:textId="7442E577" w:rsidR="00A63424" w:rsidRPr="003347FB" w:rsidRDefault="1FCB63AE" w:rsidP="003347FB">
      <w:pPr>
        <w:pStyle w:val="Heading3"/>
        <w:ind w:left="1080"/>
        <w:rPr>
          <w:b/>
          <w:bCs/>
          <w:color w:val="1F4E79" w:themeColor="accent1" w:themeShade="80"/>
        </w:rPr>
      </w:pPr>
      <w:bookmarkStart w:id="65" w:name="_Toc158072721"/>
      <w:r w:rsidRPr="1FCB63AE">
        <w:rPr>
          <w:b/>
          <w:bCs/>
          <w:color w:val="1F4E79" w:themeColor="accent1" w:themeShade="80"/>
        </w:rPr>
        <w:t>Chargeback &amp; dispute management</w:t>
      </w:r>
      <w:bookmarkEnd w:id="65"/>
      <w:r w:rsidRPr="1FCB63AE">
        <w:rPr>
          <w:b/>
          <w:bCs/>
          <w:color w:val="1F4E79" w:themeColor="accent1" w:themeShade="80"/>
        </w:rPr>
        <w:t xml:space="preserve"> </w:t>
      </w:r>
    </w:p>
    <w:p w14:paraId="638C5381" w14:textId="59AA56D7" w:rsidR="00A63424" w:rsidRPr="00503B02" w:rsidRDefault="00F333A8" w:rsidP="00F333A8">
      <w:pPr>
        <w:pStyle w:val="ListParagraph"/>
        <w:numPr>
          <w:ilvl w:val="0"/>
          <w:numId w:val="28"/>
        </w:numPr>
      </w:pPr>
      <w:r>
        <w:t>Chargeback and dispute process in-progress</w:t>
      </w:r>
    </w:p>
    <w:p w14:paraId="22A88F18" w14:textId="75BB8316" w:rsidR="003D5EF5" w:rsidRPr="00E7530C" w:rsidRDefault="1FCB63AE" w:rsidP="00E7530C">
      <w:pPr>
        <w:pStyle w:val="Heading3"/>
        <w:ind w:left="1080"/>
        <w:rPr>
          <w:b/>
          <w:bCs/>
          <w:color w:val="1F4E79" w:themeColor="accent1" w:themeShade="80"/>
        </w:rPr>
      </w:pPr>
      <w:bookmarkStart w:id="66" w:name="_Toc158072722"/>
      <w:r w:rsidRPr="1FCB63AE">
        <w:rPr>
          <w:b/>
          <w:bCs/>
          <w:color w:val="1F4E79" w:themeColor="accent1" w:themeShade="80"/>
        </w:rPr>
        <w:t>Settlement</w:t>
      </w:r>
      <w:bookmarkEnd w:id="66"/>
      <w:r w:rsidRPr="1FCB63AE">
        <w:rPr>
          <w:b/>
          <w:bCs/>
          <w:color w:val="1F4E79" w:themeColor="accent1" w:themeShade="80"/>
        </w:rPr>
        <w:t xml:space="preserve"> </w:t>
      </w:r>
    </w:p>
    <w:p w14:paraId="1392EABC" w14:textId="14932AB2" w:rsidR="000069CD" w:rsidRPr="00F333A8" w:rsidRDefault="00BA0070" w:rsidP="00BA0070">
      <w:pPr>
        <w:pStyle w:val="ListParagraph"/>
        <w:numPr>
          <w:ilvl w:val="0"/>
          <w:numId w:val="28"/>
        </w:numPr>
      </w:pPr>
      <w:r>
        <w:t>Below flow shows the P to P settlement process where all the transaction performed in a day will be provided.</w:t>
      </w:r>
    </w:p>
    <w:p w14:paraId="311B5B5A" w14:textId="32BAD56A" w:rsidR="000069CD" w:rsidRPr="000069CD" w:rsidRDefault="000069CD" w:rsidP="00FA5500">
      <w:pPr>
        <w:spacing w:after="0" w:line="240" w:lineRule="auto"/>
        <w:ind w:left="720"/>
        <w:rPr>
          <w:rFonts w:eastAsia="Times New Roman"/>
        </w:rPr>
      </w:pPr>
      <w:commentRangeStart w:id="67"/>
      <w:r>
        <w:rPr>
          <w:noProof/>
        </w:rPr>
        <w:drawing>
          <wp:inline distT="0" distB="0" distL="0" distR="0" wp14:anchorId="44592EEC" wp14:editId="0B8DC215">
            <wp:extent cx="5871559" cy="52364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1559" cy="5236490"/>
                    </a:xfrm>
                    <a:prstGeom prst="rect">
                      <a:avLst/>
                    </a:prstGeom>
                  </pic:spPr>
                </pic:pic>
              </a:graphicData>
            </a:graphic>
          </wp:inline>
        </w:drawing>
      </w:r>
      <w:commentRangeEnd w:id="67"/>
      <w:r>
        <w:rPr>
          <w:rStyle w:val="CommentReference"/>
        </w:rPr>
        <w:commentReference w:id="67"/>
      </w:r>
    </w:p>
    <w:p w14:paraId="11A7E1DE" w14:textId="564CCA7E" w:rsidR="007316F2" w:rsidRDefault="007316F2" w:rsidP="00A0555D">
      <w:pPr>
        <w:jc w:val="both"/>
      </w:pPr>
    </w:p>
    <w:p w14:paraId="5B011C90" w14:textId="77777777" w:rsidR="00036DC5" w:rsidRDefault="00036DC5" w:rsidP="00A0555D">
      <w:pPr>
        <w:jc w:val="both"/>
      </w:pPr>
    </w:p>
    <w:p w14:paraId="72151F4A" w14:textId="4964E9BE" w:rsidR="00407647" w:rsidRDefault="1FCB63AE" w:rsidP="00407647">
      <w:pPr>
        <w:pStyle w:val="Heading1"/>
      </w:pPr>
      <w:bookmarkStart w:id="68" w:name="_Toc109983378"/>
      <w:bookmarkStart w:id="69" w:name="_Toc109983379"/>
      <w:bookmarkStart w:id="70" w:name="_Toc109983380"/>
      <w:bookmarkStart w:id="71" w:name="_Toc109983381"/>
      <w:bookmarkStart w:id="72" w:name="_Toc109983382"/>
      <w:bookmarkStart w:id="73" w:name="_Toc109983383"/>
      <w:bookmarkStart w:id="74" w:name="_Toc109983384"/>
      <w:bookmarkStart w:id="75" w:name="_Toc109983385"/>
      <w:bookmarkStart w:id="76" w:name="_Toc109983386"/>
      <w:bookmarkStart w:id="77" w:name="_Toc109983387"/>
      <w:bookmarkStart w:id="78" w:name="_Toc109983388"/>
      <w:bookmarkStart w:id="79" w:name="_Toc109983389"/>
      <w:bookmarkStart w:id="80" w:name="_Toc158072723"/>
      <w:bookmarkEnd w:id="68"/>
      <w:bookmarkEnd w:id="69"/>
      <w:bookmarkEnd w:id="70"/>
      <w:bookmarkEnd w:id="71"/>
      <w:bookmarkEnd w:id="72"/>
      <w:bookmarkEnd w:id="73"/>
      <w:bookmarkEnd w:id="74"/>
      <w:bookmarkEnd w:id="75"/>
      <w:bookmarkEnd w:id="76"/>
      <w:bookmarkEnd w:id="77"/>
      <w:bookmarkEnd w:id="78"/>
      <w:bookmarkEnd w:id="79"/>
      <w:r>
        <w:t>Key Assumptions/Solution Considerations</w:t>
      </w:r>
      <w:bookmarkEnd w:id="80"/>
      <w:r>
        <w:t xml:space="preserve"> </w:t>
      </w:r>
    </w:p>
    <w:p w14:paraId="1038907A" w14:textId="51244FC9" w:rsidR="004A46C8" w:rsidRDefault="004A46C8">
      <w:pPr>
        <w:pStyle w:val="ListParagraph"/>
        <w:numPr>
          <w:ilvl w:val="0"/>
          <w:numId w:val="26"/>
        </w:numPr>
        <w:spacing w:after="0"/>
        <w:jc w:val="both"/>
      </w:pPr>
      <w:r>
        <w:t xml:space="preserve">Client number will be generated by </w:t>
      </w:r>
      <w:r w:rsidR="007E5A77">
        <w:t>Al Ansari</w:t>
      </w:r>
      <w:r>
        <w:t xml:space="preserve">, while Account number and </w:t>
      </w:r>
      <w:r w:rsidR="0062321E">
        <w:t>Wallet</w:t>
      </w:r>
      <w:r>
        <w:t xml:space="preserve"> number will be generated by NI</w:t>
      </w:r>
      <w:r w:rsidR="00323837">
        <w:t>.</w:t>
      </w:r>
    </w:p>
    <w:p w14:paraId="4306F159" w14:textId="26E2E5B7" w:rsidR="00197AD9" w:rsidRDefault="399F564C">
      <w:pPr>
        <w:pStyle w:val="ListParagraph"/>
        <w:numPr>
          <w:ilvl w:val="0"/>
          <w:numId w:val="26"/>
        </w:numPr>
        <w:spacing w:after="0"/>
        <w:jc w:val="both"/>
      </w:pPr>
      <w:r>
        <w:lastRenderedPageBreak/>
        <w:t xml:space="preserve">For API integration between </w:t>
      </w:r>
      <w:r w:rsidR="000434AD">
        <w:t>Al Ansari</w:t>
      </w:r>
      <w:r>
        <w:t xml:space="preserve"> and NI, </w:t>
      </w:r>
      <w:r w:rsidR="000434AD">
        <w:t>Al Ansari</w:t>
      </w:r>
      <w:r>
        <w:t xml:space="preserve"> will adopt to NI API specs.</w:t>
      </w:r>
    </w:p>
    <w:p w14:paraId="47D8D518" w14:textId="371C3C8A" w:rsidR="00FF26AF" w:rsidRDefault="0F2B6056">
      <w:pPr>
        <w:pStyle w:val="ListParagraph"/>
        <w:numPr>
          <w:ilvl w:val="0"/>
          <w:numId w:val="26"/>
        </w:numPr>
        <w:spacing w:after="0"/>
        <w:jc w:val="both"/>
      </w:pPr>
      <w:r>
        <w:t>Customer (Client/Account/</w:t>
      </w:r>
      <w:r w:rsidR="00203F5E">
        <w:t>Wallet</w:t>
      </w:r>
      <w:r>
        <w:t xml:space="preserve">) onboarding will be done via NI standard APIs. </w:t>
      </w:r>
    </w:p>
    <w:p w14:paraId="70DAA20F" w14:textId="6DF2C457" w:rsidR="005929D5" w:rsidRDefault="001A59F6">
      <w:pPr>
        <w:pStyle w:val="ListParagraph"/>
        <w:numPr>
          <w:ilvl w:val="0"/>
          <w:numId w:val="26"/>
        </w:numPr>
        <w:spacing w:after="0"/>
        <w:jc w:val="both"/>
      </w:pPr>
      <w:r>
        <w:t xml:space="preserve">Al Ansari </w:t>
      </w:r>
      <w:r w:rsidR="31D01C64">
        <w:t xml:space="preserve">will adapt to NI’s standard API Specs for inbound APIs to NI. </w:t>
      </w:r>
      <w:r>
        <w:t>Al Ansari</w:t>
      </w:r>
      <w:r w:rsidR="5584A323">
        <w:t xml:space="preserve"> will integrate with NI via NI API gateway to consume inbound APIs</w:t>
      </w:r>
      <w:r>
        <w:t>.</w:t>
      </w:r>
    </w:p>
    <w:p w14:paraId="68607547" w14:textId="76E1058A" w:rsidR="001C1F01" w:rsidRDefault="001A59F6">
      <w:pPr>
        <w:pStyle w:val="ListParagraph"/>
        <w:numPr>
          <w:ilvl w:val="0"/>
          <w:numId w:val="26"/>
        </w:numPr>
        <w:spacing w:after="0"/>
        <w:jc w:val="both"/>
      </w:pPr>
      <w:r>
        <w:t>Al Ansari</w:t>
      </w:r>
      <w:r w:rsidR="4DE9CE1E">
        <w:t xml:space="preserve"> will adapt to NI’s standard batch interface and report specs for incoming and outgoing batch interface integrations.</w:t>
      </w:r>
      <w:r w:rsidR="5584A323">
        <w:t xml:space="preserve"> </w:t>
      </w:r>
      <w:r w:rsidR="4DE9CE1E">
        <w:t xml:space="preserve">NI will exchange batch interfaces and reports to/from </w:t>
      </w:r>
      <w:r>
        <w:t>Al Ansari</w:t>
      </w:r>
      <w:r w:rsidR="4DE9CE1E">
        <w:t xml:space="preserve"> via SFTP</w:t>
      </w:r>
      <w:r w:rsidR="5584A323">
        <w:t>.</w:t>
      </w:r>
    </w:p>
    <w:p w14:paraId="319D6BE6" w14:textId="19E66480" w:rsidR="00CA755C" w:rsidRDefault="2A426F0B">
      <w:pPr>
        <w:pStyle w:val="ListParagraph"/>
        <w:numPr>
          <w:ilvl w:val="0"/>
          <w:numId w:val="26"/>
        </w:numPr>
        <w:spacing w:after="0"/>
        <w:jc w:val="both"/>
      </w:pPr>
      <w:r>
        <w:t xml:space="preserve">SMS delivery to end customer will be managed by </w:t>
      </w:r>
      <w:r w:rsidR="001A59F6">
        <w:t>Al Ansari</w:t>
      </w:r>
      <w:r w:rsidR="47E84A69">
        <w:t>.</w:t>
      </w:r>
    </w:p>
    <w:p w14:paraId="00117C3B" w14:textId="16343963" w:rsidR="00724891" w:rsidRDefault="005054D9">
      <w:pPr>
        <w:pStyle w:val="ListParagraph"/>
        <w:numPr>
          <w:ilvl w:val="0"/>
          <w:numId w:val="26"/>
        </w:numPr>
        <w:spacing w:after="0"/>
        <w:jc w:val="both"/>
      </w:pPr>
      <w:r w:rsidRPr="005054D9">
        <w:t xml:space="preserve">Al Ansari </w:t>
      </w:r>
      <w:r w:rsidR="65098B9E">
        <w:t>users will have “View only” access to CMS screens. All financial or non-financial maintenance will be done via API or batch interface channels.</w:t>
      </w:r>
    </w:p>
    <w:p w14:paraId="0988922B" w14:textId="50B2DEA6" w:rsidR="00FD6F6E" w:rsidRDefault="09B2D0BA">
      <w:pPr>
        <w:pStyle w:val="ListParagraph"/>
        <w:numPr>
          <w:ilvl w:val="0"/>
          <w:numId w:val="26"/>
        </w:numPr>
        <w:spacing w:after="0"/>
        <w:jc w:val="both"/>
      </w:pPr>
      <w:r>
        <w:t>UAT will be done by Al Ansari. NI and FOO will provide UAT Support</w:t>
      </w:r>
    </w:p>
    <w:p w14:paraId="7C6147F8" w14:textId="77777777" w:rsidR="00D265D8" w:rsidRDefault="1FCB63AE" w:rsidP="00096D56">
      <w:pPr>
        <w:pStyle w:val="Heading1"/>
      </w:pPr>
      <w:bookmarkStart w:id="81" w:name="_Toc109983398"/>
      <w:bookmarkStart w:id="82" w:name="_Toc447801308"/>
      <w:bookmarkStart w:id="83" w:name="_Toc158072724"/>
      <w:bookmarkEnd w:id="81"/>
      <w:r>
        <w:t>Out of Scope</w:t>
      </w:r>
      <w:bookmarkEnd w:id="82"/>
      <w:bookmarkEnd w:id="83"/>
    </w:p>
    <w:p w14:paraId="2564D11F" w14:textId="12CC2A7A" w:rsidR="00243C8F" w:rsidRDefault="004067D5">
      <w:pPr>
        <w:pStyle w:val="ListParagraph"/>
        <w:numPr>
          <w:ilvl w:val="0"/>
          <w:numId w:val="26"/>
        </w:numPr>
        <w:spacing w:after="0"/>
        <w:jc w:val="both"/>
      </w:pPr>
      <w:r>
        <w:t xml:space="preserve">Any </w:t>
      </w:r>
      <w:r w:rsidR="00FD6F6E">
        <w:t>functionalities/</w:t>
      </w:r>
      <w:r>
        <w:t xml:space="preserve">customization not mentioned in </w:t>
      </w:r>
      <w:r w:rsidR="007C7B54">
        <w:t>solution overview</w:t>
      </w:r>
    </w:p>
    <w:p w14:paraId="3590BE1E" w14:textId="2ECFC8E6" w:rsidR="007575D1" w:rsidRDefault="004067D5">
      <w:pPr>
        <w:pStyle w:val="ListParagraph"/>
        <w:numPr>
          <w:ilvl w:val="0"/>
          <w:numId w:val="26"/>
        </w:numPr>
        <w:spacing w:after="0"/>
        <w:jc w:val="both"/>
      </w:pPr>
      <w:r>
        <w:t xml:space="preserve">Any operational services not mentioned in </w:t>
      </w:r>
      <w:r w:rsidR="00F12881">
        <w:t>Scope/</w:t>
      </w:r>
      <w:r>
        <w:t>Assumption section</w:t>
      </w:r>
    </w:p>
    <w:p w14:paraId="745ADCFE" w14:textId="7C93297E" w:rsidR="00243C8F" w:rsidRDefault="36403C42">
      <w:pPr>
        <w:pStyle w:val="ListParagraph"/>
        <w:numPr>
          <w:ilvl w:val="0"/>
          <w:numId w:val="26"/>
        </w:numPr>
        <w:spacing w:after="0"/>
        <w:jc w:val="both"/>
      </w:pPr>
      <w:r>
        <w:t>Multi-currency product, corporate product is not part of the scope</w:t>
      </w:r>
    </w:p>
    <w:p w14:paraId="2A18312D" w14:textId="5DB8422C" w:rsidR="003E09F3" w:rsidRDefault="672529ED">
      <w:pPr>
        <w:pStyle w:val="ListParagraph"/>
        <w:numPr>
          <w:ilvl w:val="0"/>
          <w:numId w:val="26"/>
        </w:numPr>
        <w:spacing w:after="0"/>
        <w:jc w:val="both"/>
      </w:pPr>
      <w:r>
        <w:t xml:space="preserve">Integration with third parties for bill payment, remittance etc. except </w:t>
      </w:r>
      <w:r w:rsidR="00DF07D8">
        <w:t>Al Ansari</w:t>
      </w:r>
      <w:r>
        <w:t xml:space="preserve"> middleware will not be in scope of NI. </w:t>
      </w:r>
    </w:p>
    <w:p w14:paraId="4F62FB0A" w14:textId="4ED7B6B4" w:rsidR="00FF26AF" w:rsidRPr="00311BA3" w:rsidRDefault="0F2B6056">
      <w:pPr>
        <w:pStyle w:val="ListParagraph"/>
        <w:numPr>
          <w:ilvl w:val="0"/>
          <w:numId w:val="26"/>
        </w:numPr>
        <w:spacing w:after="0"/>
        <w:jc w:val="both"/>
      </w:pPr>
      <w:r w:rsidRPr="00311BA3">
        <w:t>KYC, AML, Sanction screening will not be performed by NI</w:t>
      </w:r>
    </w:p>
    <w:p w14:paraId="26729905" w14:textId="7572DFF9" w:rsidR="00FF26AF" w:rsidRPr="00311BA3" w:rsidRDefault="0F2B6056">
      <w:pPr>
        <w:pStyle w:val="ListParagraph"/>
        <w:numPr>
          <w:ilvl w:val="0"/>
          <w:numId w:val="26"/>
        </w:numPr>
        <w:spacing w:after="0"/>
        <w:jc w:val="both"/>
      </w:pPr>
      <w:r w:rsidRPr="00311BA3">
        <w:t>Statement printing/distribution will not be in scope</w:t>
      </w:r>
    </w:p>
    <w:p w14:paraId="50366542" w14:textId="19CA0A64" w:rsidR="00F848F6" w:rsidRDefault="00F848F6">
      <w:pPr>
        <w:pStyle w:val="ListParagraph"/>
        <w:numPr>
          <w:ilvl w:val="0"/>
          <w:numId w:val="26"/>
        </w:numPr>
        <w:spacing w:after="0"/>
        <w:jc w:val="both"/>
      </w:pPr>
      <w:r>
        <w:t xml:space="preserve">Card on file data  (Storing external card information on NI CMS) is not in scope. </w:t>
      </w:r>
    </w:p>
    <w:p w14:paraId="032E5433" w14:textId="77777777" w:rsidR="00311BA3" w:rsidRDefault="00311BA3" w:rsidP="00311BA3">
      <w:pPr>
        <w:pStyle w:val="Heading1"/>
        <w:spacing w:line="240" w:lineRule="auto"/>
        <w:jc w:val="both"/>
      </w:pPr>
      <w:bookmarkStart w:id="84" w:name="_Toc86064524"/>
      <w:bookmarkStart w:id="85" w:name="_Toc86064525"/>
      <w:bookmarkStart w:id="86" w:name="_Toc86064526"/>
      <w:bookmarkStart w:id="87" w:name="_Toc86064527"/>
      <w:bookmarkStart w:id="88" w:name="_Toc86064528"/>
      <w:bookmarkStart w:id="89" w:name="_Toc86064529"/>
      <w:bookmarkStart w:id="90" w:name="_Toc86064530"/>
      <w:bookmarkStart w:id="91" w:name="_Toc86064531"/>
      <w:bookmarkStart w:id="92" w:name="_Toc86064532"/>
      <w:bookmarkStart w:id="93" w:name="_Toc86064533"/>
      <w:bookmarkStart w:id="94" w:name="_Toc86064534"/>
      <w:bookmarkStart w:id="95" w:name="_Toc86064535"/>
      <w:bookmarkStart w:id="96" w:name="_Toc157673305"/>
      <w:bookmarkStart w:id="97" w:name="_Toc158072725"/>
      <w:bookmarkEnd w:id="84"/>
      <w:bookmarkEnd w:id="85"/>
      <w:bookmarkEnd w:id="86"/>
      <w:bookmarkEnd w:id="87"/>
      <w:bookmarkEnd w:id="88"/>
      <w:bookmarkEnd w:id="89"/>
      <w:bookmarkEnd w:id="90"/>
      <w:bookmarkEnd w:id="91"/>
      <w:bookmarkEnd w:id="92"/>
      <w:bookmarkEnd w:id="93"/>
      <w:bookmarkEnd w:id="94"/>
      <w:bookmarkEnd w:id="95"/>
      <w:r>
        <w:t>Queries/Outstanding points</w:t>
      </w:r>
      <w:bookmarkEnd w:id="96"/>
      <w:bookmarkEnd w:id="97"/>
    </w:p>
    <w:p w14:paraId="2360E61F" w14:textId="77777777" w:rsidR="00311BA3" w:rsidRDefault="00311BA3" w:rsidP="00311BA3">
      <w:pPr>
        <w:pStyle w:val="ListParagraph"/>
        <w:numPr>
          <w:ilvl w:val="0"/>
          <w:numId w:val="26"/>
        </w:numPr>
        <w:spacing w:after="0"/>
        <w:jc w:val="both"/>
      </w:pPr>
      <w:r>
        <w:t>UAT will be done by Al Ansari. NI will provide UAT Support</w:t>
      </w:r>
    </w:p>
    <w:p w14:paraId="5768F294" w14:textId="77777777" w:rsidR="00311BA3" w:rsidRDefault="00311BA3" w:rsidP="00311BA3">
      <w:pPr>
        <w:spacing w:after="0"/>
        <w:jc w:val="both"/>
      </w:pPr>
    </w:p>
    <w:p w14:paraId="702EF4E6" w14:textId="77777777" w:rsidR="00311BA3" w:rsidRDefault="00311BA3" w:rsidP="00311BA3">
      <w:pPr>
        <w:pStyle w:val="Heading1"/>
        <w:spacing w:line="240" w:lineRule="auto"/>
        <w:jc w:val="both"/>
      </w:pPr>
      <w:bookmarkStart w:id="98" w:name="_Toc157673306"/>
      <w:bookmarkStart w:id="99" w:name="_Toc158072726"/>
      <w:r>
        <w:t>Appendix</w:t>
      </w:r>
      <w:bookmarkEnd w:id="98"/>
      <w:bookmarkEnd w:id="99"/>
      <w:r>
        <w:tab/>
      </w:r>
    </w:p>
    <w:p w14:paraId="5476134A" w14:textId="77777777" w:rsidR="00311BA3" w:rsidRDefault="00311BA3" w:rsidP="00311BA3">
      <w:pPr>
        <w:pStyle w:val="ListParagraph"/>
        <w:numPr>
          <w:ilvl w:val="0"/>
          <w:numId w:val="26"/>
        </w:numPr>
        <w:spacing w:after="0"/>
        <w:jc w:val="both"/>
      </w:pPr>
      <w:r>
        <w:t xml:space="preserve">Incoming and Outgoing interfaces </w:t>
      </w:r>
    </w:p>
    <w:bookmarkStart w:id="100" w:name="_MON_1768680785"/>
    <w:bookmarkEnd w:id="100"/>
    <w:p w14:paraId="50CEE1E9" w14:textId="6A991CA1" w:rsidR="00311BA3" w:rsidRDefault="00756305" w:rsidP="00311BA3">
      <w:pPr>
        <w:pStyle w:val="ListParagraph"/>
        <w:spacing w:after="0"/>
        <w:jc w:val="both"/>
      </w:pPr>
      <w:r>
        <w:object w:dxaOrig="1500" w:dyaOrig="981" w14:anchorId="776DF6AA">
          <v:shape id="_x0000_i1031" type="#_x0000_t75" style="width:75.15pt;height:48.85pt" o:ole="">
            <v:imagedata r:id="rId36" o:title=""/>
          </v:shape>
          <o:OLEObject Type="Embed" ProgID="Excel.Sheet.12" ShapeID="_x0000_i1031" DrawAspect="Icon" ObjectID="_1768838422" r:id="rId37"/>
        </w:object>
      </w:r>
    </w:p>
    <w:p w14:paraId="2BBD944B" w14:textId="77777777" w:rsidR="00311BA3" w:rsidRDefault="00311BA3" w:rsidP="00311BA3">
      <w:pPr>
        <w:pStyle w:val="ListParagraph"/>
        <w:numPr>
          <w:ilvl w:val="0"/>
          <w:numId w:val="26"/>
        </w:numPr>
        <w:spacing w:after="0"/>
        <w:jc w:val="both"/>
      </w:pPr>
      <w:r>
        <w:t>Reports</w:t>
      </w:r>
    </w:p>
    <w:p w14:paraId="062B5F01" w14:textId="0998E968" w:rsidR="00311BA3" w:rsidRDefault="00305706" w:rsidP="00311BA3">
      <w:pPr>
        <w:spacing w:after="0"/>
        <w:ind w:left="720"/>
        <w:jc w:val="both"/>
      </w:pPr>
      <w:r>
        <w:object w:dxaOrig="1500" w:dyaOrig="981" w14:anchorId="3EA7C986">
          <v:shape id="_x0000_i1032" type="#_x0000_t75" style="width:75.15pt;height:48.85pt" o:ole="">
            <v:imagedata r:id="rId38" o:title=""/>
          </v:shape>
          <o:OLEObject Type="Embed" ProgID="Excel.Sheet.12" ShapeID="_x0000_i1032" DrawAspect="Icon" ObjectID="_1768838423" r:id="rId39"/>
        </w:object>
      </w:r>
    </w:p>
    <w:sectPr w:rsidR="00311BA3" w:rsidSect="00D469BF">
      <w:headerReference w:type="default" r:id="rId40"/>
      <w:footerReference w:type="default" r:id="rId41"/>
      <w:footerReference w:type="first" r:id="rId42"/>
      <w:pgSz w:w="11906" w:h="16838" w:code="9"/>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Sneha Thamattoor" w:date="2024-02-06T10:12:00Z" w:initials="ST">
    <w:p w14:paraId="3515FD8B" w14:textId="3FAF2496" w:rsidR="12DE62C7" w:rsidRDefault="12DE62C7">
      <w:pPr>
        <w:pStyle w:val="CommentText"/>
      </w:pPr>
      <w:r>
        <w:t>Cash in to be marked with references, will include salary credits, bank transfers and cashbacks</w:t>
      </w:r>
      <w:r>
        <w:rPr>
          <w:rStyle w:val="CommentReference"/>
        </w:rPr>
        <w:annotationRef/>
      </w:r>
    </w:p>
  </w:comment>
  <w:comment w:id="10" w:author="Sneha Thamattoor" w:date="2024-02-06T10:16:00Z" w:initials="ST">
    <w:p w14:paraId="180E94EB" w14:textId="035B91D7" w:rsidR="12DE62C7" w:rsidRDefault="12DE62C7">
      <w:pPr>
        <w:pStyle w:val="CommentText"/>
      </w:pPr>
      <w:r>
        <w:t>For WPS customers, to be able to view their combined and separate balances</w:t>
      </w:r>
      <w:r>
        <w:rPr>
          <w:rStyle w:val="CommentReference"/>
        </w:rPr>
        <w:annotationRef/>
      </w:r>
    </w:p>
  </w:comment>
  <w:comment w:id="11" w:author="Sneha Thamattoor" w:date="2024-02-06T10:17:00Z" w:initials="ST">
    <w:p w14:paraId="67F86EB0" w14:textId="38466A0C" w:rsidR="12DE62C7" w:rsidRDefault="12DE62C7">
      <w:pPr>
        <w:pStyle w:val="CommentText"/>
      </w:pPr>
      <w:r>
        <w:t>Need clarification</w:t>
      </w:r>
      <w:r>
        <w:rPr>
          <w:rStyle w:val="CommentReference"/>
        </w:rPr>
        <w:annotationRef/>
      </w:r>
    </w:p>
  </w:comment>
  <w:comment w:id="15" w:author="Sneha Thamattoor" w:date="2024-02-06T10:33:00Z" w:initials="ST">
    <w:p w14:paraId="52FDA717" w14:textId="6D25630F" w:rsidR="12DE62C7" w:rsidRDefault="12DE62C7">
      <w:pPr>
        <w:pStyle w:val="CommentText"/>
      </w:pPr>
      <w:r>
        <w:t>Provision for in app notifications should be included</w:t>
      </w:r>
      <w:r>
        <w:rPr>
          <w:rStyle w:val="CommentReference"/>
        </w:rPr>
        <w:annotationRef/>
      </w:r>
    </w:p>
  </w:comment>
  <w:comment w:id="21" w:author="Sneha Thamattoor" w:date="2024-02-06T10:45:00Z" w:initials="ST">
    <w:p w14:paraId="2FC3756B" w14:textId="6C33AD0D" w:rsidR="12DE62C7" w:rsidRDefault="12DE62C7">
      <w:pPr>
        <w:pStyle w:val="CommentText"/>
      </w:pPr>
      <w:r>
        <w:t>TBD</w:t>
      </w:r>
      <w:r>
        <w:rPr>
          <w:rStyle w:val="CommentReference"/>
        </w:rPr>
        <w:annotationRef/>
      </w:r>
    </w:p>
  </w:comment>
  <w:comment w:id="22" w:author="Sneha Thamattoor" w:date="2024-02-06T10:43:00Z" w:initials="ST">
    <w:p w14:paraId="79620760" w14:textId="3640CC03" w:rsidR="12DE62C7" w:rsidRDefault="12DE62C7">
      <w:pPr>
        <w:pStyle w:val="CommentText"/>
      </w:pPr>
      <w:r>
        <w:t>File format to be shared by NI</w:t>
      </w:r>
      <w:r>
        <w:rPr>
          <w:rStyle w:val="CommentReference"/>
        </w:rPr>
        <w:annotationRef/>
      </w:r>
    </w:p>
  </w:comment>
  <w:comment w:id="23" w:author="Sneha Thamattoor" w:date="2024-02-06T10:48:00Z" w:initials="ST">
    <w:p w14:paraId="077025D5" w14:textId="071B5A16" w:rsidR="12DE62C7" w:rsidRDefault="12DE62C7">
      <w:pPr>
        <w:pStyle w:val="CommentText"/>
      </w:pPr>
      <w:r>
        <w:t>Will the file processing involve any manual intervention or will it be automatic</w:t>
      </w:r>
      <w:r>
        <w:rPr>
          <w:rStyle w:val="CommentReference"/>
        </w:rPr>
        <w:annotationRef/>
      </w:r>
    </w:p>
  </w:comment>
  <w:comment w:id="24" w:author="Sneha Thamattoor" w:date="2024-02-06T10:50:00Z" w:initials="ST">
    <w:p w14:paraId="029F901C" w14:textId="54428CA1" w:rsidR="12DE62C7" w:rsidRDefault="12DE62C7">
      <w:pPr>
        <w:pStyle w:val="CommentText"/>
      </w:pPr>
      <w:r>
        <w:t>To check internally if notifications will include in app as well as push notifications, sms and/or email for top ups.</w:t>
      </w:r>
      <w:r>
        <w:rPr>
          <w:rStyle w:val="CommentReference"/>
        </w:rPr>
        <w:annotationRef/>
      </w:r>
    </w:p>
  </w:comment>
  <w:comment w:id="30" w:author="Sneha Thamattoor" w:date="2024-02-06T11:00:00Z" w:initials="ST">
    <w:p w14:paraId="555F4C16" w14:textId="64F6AE0C" w:rsidR="12DE62C7" w:rsidRDefault="12DE62C7">
      <w:pPr>
        <w:pStyle w:val="CommentText"/>
      </w:pPr>
      <w:r>
        <w:t>Please share clearer flow</w:t>
      </w:r>
      <w:r>
        <w:rPr>
          <w:rStyle w:val="CommentReference"/>
        </w:rPr>
        <w:annotationRef/>
      </w:r>
    </w:p>
  </w:comment>
  <w:comment w:id="32" w:author="Sneha Thamattoor" w:date="2024-02-06T11:05:00Z" w:initials="ST">
    <w:p w14:paraId="6D07A04A" w14:textId="058D071C" w:rsidR="12DE62C7" w:rsidRDefault="12DE62C7">
      <w:pPr>
        <w:pStyle w:val="CommentText"/>
      </w:pPr>
      <w:r>
        <w:t>Specify point at which selected mobile number is checked against existing wallets for receiving transfer</w:t>
      </w:r>
      <w:r>
        <w:rPr>
          <w:rStyle w:val="CommentReference"/>
        </w:rPr>
        <w:annotationRef/>
      </w:r>
    </w:p>
  </w:comment>
  <w:comment w:id="38" w:author="Elias. Sayegh" w:date="2024-01-31T12:31:00Z" w:initials="ES">
    <w:p w14:paraId="26630346" w14:textId="395F22A4" w:rsidR="13108E2C" w:rsidRDefault="13108E2C">
      <w:pPr>
        <w:pStyle w:val="CommentText"/>
      </w:pPr>
      <w:r>
        <w:t>How will the QR be generated ?</w:t>
      </w:r>
      <w:r>
        <w:rPr>
          <w:rStyle w:val="CommentReference"/>
        </w:rPr>
        <w:annotationRef/>
      </w:r>
    </w:p>
  </w:comment>
  <w:comment w:id="49" w:author="Elias. Sayegh" w:date="2024-01-31T12:31:00Z" w:initials="ES">
    <w:p w14:paraId="0ED1067A" w14:textId="42719E2C" w:rsidR="13108E2C" w:rsidRDefault="13108E2C">
      <w:pPr>
        <w:pStyle w:val="CommentText"/>
      </w:pPr>
      <w:r>
        <w:t>Shouldn't we perform a credit to a pool account ?</w:t>
      </w:r>
      <w:r>
        <w:rPr>
          <w:rStyle w:val="CommentReference"/>
        </w:rPr>
        <w:annotationRef/>
      </w:r>
    </w:p>
  </w:comment>
  <w:comment w:id="52" w:author="Elias. Sayegh" w:date="2024-01-31T12:33:00Z" w:initials="ES">
    <w:p w14:paraId="02B0918D" w14:textId="28FB7995" w:rsidR="13108E2C" w:rsidRDefault="13108E2C">
      <w:pPr>
        <w:pStyle w:val="CommentText"/>
      </w:pPr>
      <w:r>
        <w:t>Will skip for now. To be reviewed once the discussions are completed and flow is identified.</w:t>
      </w:r>
      <w:r>
        <w:rPr>
          <w:rStyle w:val="CommentReference"/>
        </w:rPr>
        <w:annotationRef/>
      </w:r>
    </w:p>
  </w:comment>
  <w:comment w:id="67" w:author="Elias. Sayegh" w:date="2024-01-31T12:47:00Z" w:initials="ES">
    <w:p w14:paraId="76D8C60A" w14:textId="11BC2752" w:rsidR="226CD239" w:rsidRDefault="226CD239">
      <w:pPr>
        <w:pStyle w:val="CommentText"/>
      </w:pPr>
      <w:r>
        <w:t>What is the "Credit notification to receiver" from FOO application ? In  this document, it was mentioned that NI will inform Al Ansari about transactions so that Al Ansari sends SMS / Email.</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15FD8B" w15:done="0"/>
  <w15:commentEx w15:paraId="180E94EB" w15:done="0"/>
  <w15:commentEx w15:paraId="67F86EB0" w15:done="0"/>
  <w15:commentEx w15:paraId="52FDA717" w15:done="0"/>
  <w15:commentEx w15:paraId="2FC3756B" w15:done="0"/>
  <w15:commentEx w15:paraId="79620760" w15:done="0"/>
  <w15:commentEx w15:paraId="077025D5" w15:done="0"/>
  <w15:commentEx w15:paraId="029F901C" w15:done="0"/>
  <w15:commentEx w15:paraId="555F4C16" w15:done="0"/>
  <w15:commentEx w15:paraId="6D07A04A" w15:done="0"/>
  <w15:commentEx w15:paraId="26630346" w15:done="0"/>
  <w15:commentEx w15:paraId="0ED1067A" w15:done="0"/>
  <w15:commentEx w15:paraId="02B0918D" w15:done="0"/>
  <w15:commentEx w15:paraId="76D8C60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D3462FA" w16cex:dateUtc="2024-01-31T10:31:00Z"/>
  <w16cex:commentExtensible w16cex:durableId="5ABD1398" w16cex:dateUtc="2024-01-31T10:31:00Z"/>
  <w16cex:commentExtensible w16cex:durableId="607DE29D" w16cex:dateUtc="2024-01-31T10:33:00Z"/>
  <w16cex:commentExtensible w16cex:durableId="4FCB330D" w16cex:dateUtc="2024-01-31T10:47:00Z"/>
  <w16cex:commentExtensible w16cex:durableId="75C773FE" w16cex:dateUtc="2024-02-06T06:12:46.167Z"/>
  <w16cex:commentExtensible w16cex:durableId="7053A301" w16cex:dateUtc="2024-02-06T06:16:34.012Z"/>
  <w16cex:commentExtensible w16cex:durableId="5A524FFF" w16cex:dateUtc="2024-02-06T06:17:20.248Z"/>
  <w16cex:commentExtensible w16cex:durableId="38655619" w16cex:dateUtc="2024-02-06T06:33:39.489Z"/>
  <w16cex:commentExtensible w16cex:durableId="4E511800" w16cex:dateUtc="2024-02-06T06:43:46.945Z"/>
  <w16cex:commentExtensible w16cex:durableId="4574F5A8" w16cex:dateUtc="2024-02-06T06:45:46.054Z"/>
  <w16cex:commentExtensible w16cex:durableId="0A82FD11" w16cex:dateUtc="2024-02-06T06:48:03.332Z"/>
  <w16cex:commentExtensible w16cex:durableId="02A76830" w16cex:dateUtc="2024-02-06T06:50:00.248Z"/>
  <w16cex:commentExtensible w16cex:durableId="345C3FBB" w16cex:dateUtc="2024-02-06T07:00:33.82Z"/>
  <w16cex:commentExtensible w16cex:durableId="27FAD1D5" w16cex:dateUtc="2024-02-06T07:05:06.646Z"/>
</w16cex:commentsExtensible>
</file>

<file path=word/commentsIds.xml><?xml version="1.0" encoding="utf-8"?>
<w16cid:commentsIds xmlns:mc="http://schemas.openxmlformats.org/markup-compatibility/2006" xmlns:w16cid="http://schemas.microsoft.com/office/word/2016/wordml/cid" mc:Ignorable="w16cid">
  <w16cid:commentId w16cid:paraId="26630346" w16cid:durableId="4D3462FA"/>
  <w16cid:commentId w16cid:paraId="0ED1067A" w16cid:durableId="5ABD1398"/>
  <w16cid:commentId w16cid:paraId="02B0918D" w16cid:durableId="607DE29D"/>
  <w16cid:commentId w16cid:paraId="76D8C60A" w16cid:durableId="4FCB330D"/>
  <w16cid:commentId w16cid:paraId="3515FD8B" w16cid:durableId="75C773FE"/>
  <w16cid:commentId w16cid:paraId="180E94EB" w16cid:durableId="7053A301"/>
  <w16cid:commentId w16cid:paraId="67F86EB0" w16cid:durableId="5A524FFF"/>
  <w16cid:commentId w16cid:paraId="52FDA717" w16cid:durableId="38655619"/>
  <w16cid:commentId w16cid:paraId="79620760" w16cid:durableId="4E511800"/>
  <w16cid:commentId w16cid:paraId="2FC3756B" w16cid:durableId="4574F5A8"/>
  <w16cid:commentId w16cid:paraId="077025D5" w16cid:durableId="0A82FD11"/>
  <w16cid:commentId w16cid:paraId="029F901C" w16cid:durableId="02A76830"/>
  <w16cid:commentId w16cid:paraId="555F4C16" w16cid:durableId="345C3FBB"/>
  <w16cid:commentId w16cid:paraId="6D07A04A" w16cid:durableId="27FAD1D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8EF15" w14:textId="77777777" w:rsidR="00864005" w:rsidRDefault="00864005" w:rsidP="00433184">
      <w:pPr>
        <w:spacing w:after="0" w:line="240" w:lineRule="auto"/>
      </w:pPr>
      <w:r>
        <w:separator/>
      </w:r>
    </w:p>
  </w:endnote>
  <w:endnote w:type="continuationSeparator" w:id="0">
    <w:p w14:paraId="5FDB851A" w14:textId="77777777" w:rsidR="00864005" w:rsidRDefault="00864005" w:rsidP="00433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9C91" w14:textId="39395B55" w:rsidR="0088566D" w:rsidRPr="000C57F2" w:rsidRDefault="0088566D" w:rsidP="000C57F2">
    <w:pPr>
      <w:pStyle w:val="Footer"/>
      <w:tabs>
        <w:tab w:val="clear" w:pos="9360"/>
        <w:tab w:val="left" w:pos="180"/>
        <w:tab w:val="left" w:pos="450"/>
        <w:tab w:val="right" w:pos="9000"/>
      </w:tabs>
      <w:rPr>
        <w:rFonts w:ascii="Century Gothic" w:hAnsi="Century Gothic" w:cs="Arial"/>
        <w:sz w:val="16"/>
        <w:szCs w:val="16"/>
      </w:rPr>
    </w:pPr>
    <w:r>
      <w:rPr>
        <w:rFonts w:ascii="Century Gothic" w:hAnsi="Century Gothic"/>
        <w:noProof/>
      </w:rPr>
      <mc:AlternateContent>
        <mc:Choice Requires="wps">
          <w:drawing>
            <wp:anchor distT="0" distB="0" distL="114300" distR="114300" simplePos="0" relativeHeight="251662336" behindDoc="0" locked="0" layoutInCell="0" allowOverlap="1" wp14:anchorId="27CC6853" wp14:editId="2A500169">
              <wp:simplePos x="0" y="0"/>
              <wp:positionH relativeFrom="page">
                <wp:posOffset>0</wp:posOffset>
              </wp:positionH>
              <wp:positionV relativeFrom="page">
                <wp:posOffset>10228580</wp:posOffset>
              </wp:positionV>
              <wp:extent cx="7560310" cy="273050"/>
              <wp:effectExtent l="0" t="0" r="0" b="12700"/>
              <wp:wrapNone/>
              <wp:docPr id="29" name="MSIPCM7e93450b9483287b606ce57d" descr="{&quot;HashCode&quot;:62242795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0D4F91A" w14:textId="72FE455E" w:rsidR="0088566D" w:rsidRPr="00073E35" w:rsidRDefault="00073E35" w:rsidP="00073E35">
                          <w:pPr>
                            <w:spacing w:after="0"/>
                            <w:jc w:val="center"/>
                            <w:rPr>
                              <w:rFonts w:cs="Calibri"/>
                              <w:color w:val="0000FF"/>
                            </w:rPr>
                          </w:pPr>
                          <w:r w:rsidRPr="00073E35">
                            <w:rPr>
                              <w:rFonts w:cs="Calibri"/>
                              <w:color w:val="0000FF"/>
                            </w:rPr>
                            <w:t>Classification - External 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DCE9873">
            <v:shapetype id="_x0000_t202" coordsize="21600,21600" o:spt="202" path="m,l,21600r21600,l21600,xe" w14:anchorId="27CC6853">
              <v:stroke joinstyle="miter"/>
              <v:path gradientshapeok="t" o:connecttype="rect"/>
            </v:shapetype>
            <v:shape id="MSIPCM7e93450b9483287b606ce57d" style="position:absolute;margin-left:0;margin-top:805.4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alt="{&quot;HashCode&quot;:622427954,&quot;Height&quot;:841.0,&quot;Width&quot;:595.0,&quot;Placement&quot;:&quot;Foot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">
              <v:textbox inset=",0,,0">
                <w:txbxContent>
                  <w:p w:rsidRPr="00073E35" w:rsidR="0088566D" w:rsidP="00073E35" w:rsidRDefault="00073E35" w14:paraId="343E60A9" w14:textId="72FE455E">
                    <w:pPr>
                      <w:spacing w:after="0"/>
                      <w:jc w:val="center"/>
                      <w:rPr>
                        <w:rFonts w:cs="Calibri"/>
                        <w:color w:val="0000FF"/>
                      </w:rPr>
                    </w:pPr>
                    <w:r w:rsidRPr="00073E35">
                      <w:rPr>
                        <w:rFonts w:cs="Calibri"/>
                        <w:color w:val="0000FF"/>
                      </w:rPr>
                      <w:t>Classification - External Confidential</w:t>
                    </w:r>
                  </w:p>
                </w:txbxContent>
              </v:textbox>
              <w10:wrap anchorx="page" anchory="page"/>
            </v:shape>
          </w:pict>
        </mc:Fallback>
      </mc:AlternateContent>
    </w:r>
    <w:sdt>
      <w:sdtPr>
        <w:rPr>
          <w:rFonts w:ascii="Century Gothic" w:hAnsi="Century Gothic"/>
        </w:rPr>
        <w:id w:val="5808896"/>
        <w:docPartObj>
          <w:docPartGallery w:val="Page Numbers (Bottom of Page)"/>
          <w:docPartUnique/>
        </w:docPartObj>
      </w:sdtPr>
      <w:sdtEndPr>
        <w:rPr>
          <w:sz w:val="16"/>
          <w:szCs w:val="16"/>
        </w:rPr>
      </w:sdtEndPr>
      <w:sdtContent>
        <w:sdt>
          <w:sdtPr>
            <w:rPr>
              <w:rFonts w:ascii="Century Gothic" w:hAnsi="Century Gothic"/>
            </w:rPr>
            <w:id w:val="565050477"/>
            <w:docPartObj>
              <w:docPartGallery w:val="Page Numbers (Top of Page)"/>
              <w:docPartUnique/>
            </w:docPartObj>
          </w:sdtPr>
          <w:sdtEndPr>
            <w:rPr>
              <w:sz w:val="16"/>
              <w:szCs w:val="16"/>
            </w:rPr>
          </w:sdtEndPr>
          <w:sdtContent>
            <w:r w:rsidRPr="00FF71D8">
              <w:rPr>
                <w:rFonts w:ascii="Century Gothic" w:hAnsi="Century Gothic" w:cs="Arial"/>
                <w:sz w:val="16"/>
                <w:szCs w:val="16"/>
              </w:rPr>
              <w:tab/>
            </w:r>
            <w:r w:rsidRPr="00FF71D8">
              <w:rPr>
                <w:rFonts w:ascii="Century Gothic" w:hAnsi="Century Gothic" w:cs="Arial"/>
                <w:sz w:val="16"/>
                <w:szCs w:val="16"/>
              </w:rPr>
              <w:tab/>
            </w:r>
            <w:r w:rsidRPr="00FF71D8">
              <w:rPr>
                <w:rFonts w:ascii="Century Gothic" w:hAnsi="Century Gothic" w:cs="Arial"/>
                <w:sz w:val="16"/>
                <w:szCs w:val="16"/>
              </w:rPr>
              <w:tab/>
              <w:t xml:space="preserve">Page </w:t>
            </w:r>
            <w:r w:rsidRPr="00FF71D8">
              <w:rPr>
                <w:rFonts w:ascii="Century Gothic" w:hAnsi="Century Gothic" w:cs="Arial"/>
                <w:b/>
                <w:sz w:val="16"/>
                <w:szCs w:val="16"/>
              </w:rPr>
              <w:fldChar w:fldCharType="begin"/>
            </w:r>
            <w:r w:rsidRPr="00FF71D8">
              <w:rPr>
                <w:rFonts w:ascii="Century Gothic" w:hAnsi="Century Gothic" w:cs="Arial"/>
                <w:b/>
                <w:sz w:val="16"/>
                <w:szCs w:val="16"/>
              </w:rPr>
              <w:instrText xml:space="preserve"> PAGE </w:instrText>
            </w:r>
            <w:r w:rsidRPr="00FF71D8">
              <w:rPr>
                <w:rFonts w:ascii="Century Gothic" w:hAnsi="Century Gothic" w:cs="Arial"/>
                <w:b/>
                <w:sz w:val="16"/>
                <w:szCs w:val="16"/>
              </w:rPr>
              <w:fldChar w:fldCharType="separate"/>
            </w:r>
            <w:r w:rsidR="00243006">
              <w:rPr>
                <w:rFonts w:ascii="Century Gothic" w:hAnsi="Century Gothic" w:cs="Arial"/>
                <w:b/>
                <w:noProof/>
                <w:sz w:val="16"/>
                <w:szCs w:val="16"/>
              </w:rPr>
              <w:t>17</w:t>
            </w:r>
            <w:r w:rsidRPr="00FF71D8">
              <w:rPr>
                <w:rFonts w:ascii="Century Gothic" w:hAnsi="Century Gothic" w:cs="Arial"/>
                <w:b/>
                <w:sz w:val="16"/>
                <w:szCs w:val="16"/>
              </w:rPr>
              <w:fldChar w:fldCharType="end"/>
            </w:r>
            <w:r w:rsidRPr="00FF71D8">
              <w:rPr>
                <w:rFonts w:ascii="Century Gothic" w:hAnsi="Century Gothic" w:cs="Arial"/>
                <w:sz w:val="16"/>
                <w:szCs w:val="16"/>
              </w:rPr>
              <w:t xml:space="preserve"> of </w:t>
            </w:r>
            <w:r w:rsidRPr="00FF71D8">
              <w:rPr>
                <w:rFonts w:ascii="Century Gothic" w:hAnsi="Century Gothic" w:cs="Arial"/>
                <w:b/>
                <w:sz w:val="16"/>
                <w:szCs w:val="16"/>
              </w:rPr>
              <w:fldChar w:fldCharType="begin"/>
            </w:r>
            <w:r w:rsidRPr="00FF71D8">
              <w:rPr>
                <w:rFonts w:ascii="Century Gothic" w:hAnsi="Century Gothic" w:cs="Arial"/>
                <w:b/>
                <w:sz w:val="16"/>
                <w:szCs w:val="16"/>
              </w:rPr>
              <w:instrText xml:space="preserve"> NUMPAGES  </w:instrText>
            </w:r>
            <w:r w:rsidRPr="00FF71D8">
              <w:rPr>
                <w:rFonts w:ascii="Century Gothic" w:hAnsi="Century Gothic" w:cs="Arial"/>
                <w:b/>
                <w:sz w:val="16"/>
                <w:szCs w:val="16"/>
              </w:rPr>
              <w:fldChar w:fldCharType="separate"/>
            </w:r>
            <w:r w:rsidR="00243006">
              <w:rPr>
                <w:rFonts w:ascii="Century Gothic" w:hAnsi="Century Gothic" w:cs="Arial"/>
                <w:b/>
                <w:noProof/>
                <w:sz w:val="16"/>
                <w:szCs w:val="16"/>
              </w:rPr>
              <w:t>19</w:t>
            </w:r>
            <w:r w:rsidRPr="00FF71D8">
              <w:rPr>
                <w:rFonts w:ascii="Century Gothic" w:hAnsi="Century Gothic" w:cs="Arial"/>
                <w:b/>
                <w:sz w:val="16"/>
                <w:szCs w:val="16"/>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BA995" w14:textId="694C3DD6" w:rsidR="0088566D" w:rsidRDefault="0088566D">
    <w:pPr>
      <w:pStyle w:val="Footer"/>
    </w:pPr>
    <w:r>
      <w:rPr>
        <w:noProof/>
      </w:rPr>
      <mc:AlternateContent>
        <mc:Choice Requires="wps">
          <w:drawing>
            <wp:anchor distT="0" distB="0" distL="114300" distR="114300" simplePos="0" relativeHeight="251663360" behindDoc="0" locked="0" layoutInCell="0" allowOverlap="1" wp14:anchorId="2CED3A32" wp14:editId="1D6C851F">
              <wp:simplePos x="0" y="0"/>
              <wp:positionH relativeFrom="page">
                <wp:posOffset>0</wp:posOffset>
              </wp:positionH>
              <wp:positionV relativeFrom="page">
                <wp:posOffset>10228580</wp:posOffset>
              </wp:positionV>
              <wp:extent cx="7560310" cy="273050"/>
              <wp:effectExtent l="0" t="0" r="0" b="12700"/>
              <wp:wrapNone/>
              <wp:docPr id="30" name="MSIPCM05a249b0b8aed20c82ee873a" descr="{&quot;HashCode&quot;:62242795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66A5BFA" w14:textId="22947CE4" w:rsidR="0088566D" w:rsidRPr="00073E35" w:rsidRDefault="00073E35" w:rsidP="00073E35">
                          <w:pPr>
                            <w:spacing w:after="0"/>
                            <w:jc w:val="center"/>
                            <w:rPr>
                              <w:rFonts w:cs="Calibri"/>
                              <w:color w:val="0000FF"/>
                            </w:rPr>
                          </w:pPr>
                          <w:r w:rsidRPr="00073E35">
                            <w:rPr>
                              <w:rFonts w:cs="Calibri"/>
                              <w:color w:val="0000FF"/>
                            </w:rPr>
                            <w:t>Classification - External Confidential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FE0CE96">
            <v:shapetype id="_x0000_t202" coordsize="21600,21600" o:spt="202" path="m,l,21600r21600,l21600,xe" w14:anchorId="2CED3A32">
              <v:stroke joinstyle="miter"/>
              <v:path gradientshapeok="t" o:connecttype="rect"/>
            </v:shapetype>
            <v:shape id="MSIPCM05a249b0b8aed20c82ee873a" style="position:absolute;margin-left:0;margin-top:805.4pt;width:595.3pt;height:21.5pt;z-index:251663360;visibility:visible;mso-wrap-style:square;mso-wrap-distance-left:9pt;mso-wrap-distance-top:0;mso-wrap-distance-right:9pt;mso-wrap-distance-bottom:0;mso-position-horizontal:absolute;mso-position-horizontal-relative:page;mso-position-vertical:absolute;mso-position-vertical-relative:page;v-text-anchor:bottom" alt="{&quot;HashCode&quot;:622427954,&quot;Height&quot;:841.0,&quot;Width&quot;:595.0,&quot;Placement&quot;:&quot;Footer&quot;,&quot;Index&quot;:&quot;FirstPage&quot;,&quot;Section&quot;:1,&quot;Top&quot;:0.0,&quot;Left&quot;:0.0}" o:spid="_x0000_s102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D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">
              <v:textbox inset=",0,,0">
                <w:txbxContent>
                  <w:p w:rsidRPr="00073E35" w:rsidR="0088566D" w:rsidP="00073E35" w:rsidRDefault="00073E35" w14:paraId="47B4E2C7" w14:textId="22947CE4">
                    <w:pPr>
                      <w:spacing w:after="0"/>
                      <w:jc w:val="center"/>
                      <w:rPr>
                        <w:rFonts w:cs="Calibri"/>
                        <w:color w:val="0000FF"/>
                      </w:rPr>
                    </w:pPr>
                    <w:r w:rsidRPr="00073E35">
                      <w:rPr>
                        <w:rFonts w:cs="Calibri"/>
                        <w:color w:val="0000FF"/>
                      </w:rPr>
                      <w:t>Classification - External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D87C8" w14:textId="77777777" w:rsidR="00864005" w:rsidRDefault="00864005" w:rsidP="00433184">
      <w:pPr>
        <w:spacing w:after="0" w:line="240" w:lineRule="auto"/>
      </w:pPr>
      <w:r>
        <w:separator/>
      </w:r>
    </w:p>
  </w:footnote>
  <w:footnote w:type="continuationSeparator" w:id="0">
    <w:p w14:paraId="70FDDC48" w14:textId="77777777" w:rsidR="00864005" w:rsidRDefault="00864005" w:rsidP="004331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6DB84" w14:textId="59291A5B" w:rsidR="0088566D" w:rsidRPr="006147D9" w:rsidRDefault="0088566D" w:rsidP="000C57F2">
    <w:pPr>
      <w:pStyle w:val="Header"/>
      <w:jc w:val="right"/>
      <w:rPr>
        <w:rFonts w:ascii="Century Gothic" w:hAnsi="Century Gothic"/>
      </w:rPr>
    </w:pPr>
    <w:r>
      <w:rPr>
        <w:noProof/>
      </w:rPr>
      <w:drawing>
        <wp:inline distT="0" distB="0" distL="0" distR="0" wp14:anchorId="18E4F5F2" wp14:editId="120F18E9">
          <wp:extent cx="988532" cy="29515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23552" cy="305610"/>
                  </a:xfrm>
                  <a:prstGeom prst="rect">
                    <a:avLst/>
                  </a:prstGeom>
                </pic:spPr>
              </pic:pic>
            </a:graphicData>
          </a:graphic>
        </wp:inline>
      </w:drawing>
    </w:r>
  </w:p>
  <w:p w14:paraId="46C38546" w14:textId="2A178882" w:rsidR="0088566D" w:rsidRDefault="0088566D" w:rsidP="000C57F2">
    <w:pPr>
      <w:pStyle w:val="Header"/>
      <w:pBdr>
        <w:bottom w:val="single" w:sz="12" w:space="1" w:color="003366"/>
      </w:pBdr>
      <w:spacing w:after="240"/>
      <w:jc w:val="center"/>
    </w:pPr>
    <w:r>
      <w:rPr>
        <w:rFonts w:ascii="Century Gothic" w:hAnsi="Century Gothic" w:cs="Arial"/>
        <w:b/>
        <w:color w:val="003366"/>
        <w:sz w:val="28"/>
      </w:rPr>
      <w:t>HIGH LEVEL SCOPE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4pt;height:9.4pt" o:bullet="t">
        <v:imagedata r:id="rId1" o:title="1st-bullet"/>
      </v:shape>
    </w:pict>
  </w:numPicBullet>
  <w:numPicBullet w:numPicBulletId="1">
    <w:pict>
      <v:shape id="_x0000_i1042" type="#_x0000_t75" style="width:9.4pt;height:9.4pt" o:bullet="t">
        <v:imagedata r:id="rId2" o:title="2nd-bullet"/>
      </v:shape>
    </w:pict>
  </w:numPicBullet>
  <w:numPicBullet w:numPicBulletId="2">
    <w:pict>
      <v:shape id="_x0000_i1043" type="#_x0000_t75" style="width:9.4pt;height:9.4pt" o:bullet="t">
        <v:imagedata r:id="rId3" o:title="3rd-bullet"/>
      </v:shape>
    </w:pict>
  </w:numPicBullet>
  <w:numPicBullet w:numPicBulletId="3">
    <w:pict>
      <v:shape id="_x0000_i1044" type="#_x0000_t75" style="width:9.4pt;height:9.4pt" o:bullet="t">
        <v:imagedata r:id="rId4" o:title="4th-bullet"/>
      </v:shape>
    </w:pict>
  </w:numPicBullet>
  <w:numPicBullet w:numPicBulletId="4">
    <w:pict>
      <v:shape id="_x0000_i1045" type="#_x0000_t75" style="width:7.5pt;height:10.65pt" o:bullet="t">
        <v:imagedata r:id="rId5" o:title="Chevron Bullet1"/>
      </v:shape>
    </w:pict>
  </w:numPicBullet>
  <w:abstractNum w:abstractNumId="0" w15:restartNumberingAfterBreak="0">
    <w:nsid w:val="00000004"/>
    <w:multiLevelType w:val="hybridMultilevel"/>
    <w:tmpl w:val="B2C4B142"/>
    <w:lvl w:ilvl="0" w:tplc="FFFFFFFF">
      <w:start w:val="1"/>
      <w:numFmt w:val="decimal"/>
      <w:pStyle w:val="ssRestartExhibit"/>
      <w:lvlText w:val="%1)"/>
      <w:lvlJc w:val="left"/>
      <w:pPr>
        <w:tabs>
          <w:tab w:val="num" w:pos="720"/>
        </w:tabs>
        <w:ind w:left="720" w:hanging="360"/>
      </w:pPr>
      <w:rPr>
        <w:rFonts w:ascii="Arial" w:hAnsi="Arial" w:cs="Times New Roman" w:hint="default"/>
      </w:rPr>
    </w:lvl>
    <w:lvl w:ilvl="1" w:tplc="C31449C8">
      <w:start w:val="4"/>
      <w:numFmt w:val="decimal"/>
      <w:lvlText w:val="%2."/>
      <w:lvlJc w:val="left"/>
      <w:pPr>
        <w:tabs>
          <w:tab w:val="num" w:pos="1440"/>
        </w:tabs>
        <w:ind w:left="1440" w:hanging="360"/>
      </w:pPr>
      <w:rPr>
        <w:rFonts w:cs="Times New Roman" w:hint="default"/>
        <w:b w:val="0"/>
        <w:color w:val="auto"/>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 w15:restartNumberingAfterBreak="0">
    <w:nsid w:val="06E54180"/>
    <w:multiLevelType w:val="multilevel"/>
    <w:tmpl w:val="0DD06794"/>
    <w:numStyleLink w:val="SDHeadings"/>
  </w:abstractNum>
  <w:abstractNum w:abstractNumId="2" w15:restartNumberingAfterBreak="0">
    <w:nsid w:val="116E5E7C"/>
    <w:multiLevelType w:val="hybridMultilevel"/>
    <w:tmpl w:val="120E25FE"/>
    <w:lvl w:ilvl="0" w:tplc="EF9CE394">
      <w:start w:val="1"/>
      <w:numFmt w:val="bullet"/>
      <w:lvlText w:val=""/>
      <w:lvlJc w:val="left"/>
      <w:pPr>
        <w:tabs>
          <w:tab w:val="num" w:pos="720"/>
        </w:tabs>
        <w:ind w:left="720" w:hanging="360"/>
      </w:pPr>
      <w:rPr>
        <w:rFonts w:ascii="Symbol" w:hAnsi="Symbol" w:hint="default"/>
      </w:rPr>
    </w:lvl>
    <w:lvl w:ilvl="1" w:tplc="3D5427E2">
      <w:start w:val="1"/>
      <w:numFmt w:val="bullet"/>
      <w:lvlText w:val=""/>
      <w:lvlJc w:val="left"/>
      <w:pPr>
        <w:tabs>
          <w:tab w:val="num" w:pos="1440"/>
        </w:tabs>
        <w:ind w:left="1440" w:hanging="360"/>
      </w:pPr>
      <w:rPr>
        <w:rFonts w:ascii="Symbol" w:hAnsi="Symbol" w:hint="default"/>
      </w:rPr>
    </w:lvl>
    <w:lvl w:ilvl="2" w:tplc="66960568">
      <w:numFmt w:val="bullet"/>
      <w:lvlText w:val="•"/>
      <w:lvlJc w:val="left"/>
      <w:pPr>
        <w:tabs>
          <w:tab w:val="num" w:pos="2160"/>
        </w:tabs>
        <w:ind w:left="2160" w:hanging="360"/>
      </w:pPr>
      <w:rPr>
        <w:rFonts w:ascii="Arial" w:hAnsi="Arial" w:hint="default"/>
      </w:rPr>
    </w:lvl>
    <w:lvl w:ilvl="3" w:tplc="A894B312">
      <w:numFmt w:val="bullet"/>
      <w:lvlText w:val="•"/>
      <w:lvlJc w:val="left"/>
      <w:pPr>
        <w:tabs>
          <w:tab w:val="num" w:pos="2880"/>
        </w:tabs>
        <w:ind w:left="2880" w:hanging="360"/>
      </w:pPr>
      <w:rPr>
        <w:rFonts w:ascii="Arial" w:hAnsi="Arial" w:hint="default"/>
      </w:rPr>
    </w:lvl>
    <w:lvl w:ilvl="4" w:tplc="2EA24B12" w:tentative="1">
      <w:start w:val="1"/>
      <w:numFmt w:val="bullet"/>
      <w:lvlText w:val=""/>
      <w:lvlJc w:val="left"/>
      <w:pPr>
        <w:tabs>
          <w:tab w:val="num" w:pos="3600"/>
        </w:tabs>
        <w:ind w:left="3600" w:hanging="360"/>
      </w:pPr>
      <w:rPr>
        <w:rFonts w:ascii="Symbol" w:hAnsi="Symbol" w:hint="default"/>
      </w:rPr>
    </w:lvl>
    <w:lvl w:ilvl="5" w:tplc="44083FA8" w:tentative="1">
      <w:start w:val="1"/>
      <w:numFmt w:val="bullet"/>
      <w:lvlText w:val=""/>
      <w:lvlJc w:val="left"/>
      <w:pPr>
        <w:tabs>
          <w:tab w:val="num" w:pos="4320"/>
        </w:tabs>
        <w:ind w:left="4320" w:hanging="360"/>
      </w:pPr>
      <w:rPr>
        <w:rFonts w:ascii="Symbol" w:hAnsi="Symbol" w:hint="default"/>
      </w:rPr>
    </w:lvl>
    <w:lvl w:ilvl="6" w:tplc="5E6823F2" w:tentative="1">
      <w:start w:val="1"/>
      <w:numFmt w:val="bullet"/>
      <w:lvlText w:val=""/>
      <w:lvlJc w:val="left"/>
      <w:pPr>
        <w:tabs>
          <w:tab w:val="num" w:pos="5040"/>
        </w:tabs>
        <w:ind w:left="5040" w:hanging="360"/>
      </w:pPr>
      <w:rPr>
        <w:rFonts w:ascii="Symbol" w:hAnsi="Symbol" w:hint="default"/>
      </w:rPr>
    </w:lvl>
    <w:lvl w:ilvl="7" w:tplc="49803702" w:tentative="1">
      <w:start w:val="1"/>
      <w:numFmt w:val="bullet"/>
      <w:lvlText w:val=""/>
      <w:lvlJc w:val="left"/>
      <w:pPr>
        <w:tabs>
          <w:tab w:val="num" w:pos="5760"/>
        </w:tabs>
        <w:ind w:left="5760" w:hanging="360"/>
      </w:pPr>
      <w:rPr>
        <w:rFonts w:ascii="Symbol" w:hAnsi="Symbol" w:hint="default"/>
      </w:rPr>
    </w:lvl>
    <w:lvl w:ilvl="8" w:tplc="BF34A5A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2CF3252"/>
    <w:multiLevelType w:val="multilevel"/>
    <w:tmpl w:val="F1362834"/>
    <w:lvl w:ilvl="0">
      <w:start w:val="1"/>
      <w:numFmt w:val="bullet"/>
      <w:lvlText w:val=""/>
      <w:lvlPicBulletId w:val="0"/>
      <w:lvlJc w:val="left"/>
      <w:pPr>
        <w:ind w:left="360" w:hanging="360"/>
      </w:pPr>
      <w:rPr>
        <w:rFonts w:ascii="Symbol" w:hAnsi="Symbol" w:hint="default"/>
        <w:color w:val="auto"/>
        <w:sz w:val="16"/>
      </w:rPr>
    </w:lvl>
    <w:lvl w:ilvl="1">
      <w:start w:val="1"/>
      <w:numFmt w:val="bullet"/>
      <w:pStyle w:val="AttraBodyText"/>
      <w:lvlText w:val=""/>
      <w:lvlPicBulletId w:val="1"/>
      <w:lvlJc w:val="left"/>
      <w:pPr>
        <w:ind w:left="720" w:hanging="360"/>
      </w:pPr>
      <w:rPr>
        <w:rFonts w:ascii="Symbol" w:hAnsi="Symbol" w:hint="default"/>
        <w:color w:val="auto"/>
        <w:sz w:val="16"/>
      </w:rPr>
    </w:lvl>
    <w:lvl w:ilvl="2">
      <w:start w:val="1"/>
      <w:numFmt w:val="bullet"/>
      <w:lvlText w:val=""/>
      <w:lvlPicBulletId w:val="2"/>
      <w:lvlJc w:val="left"/>
      <w:pPr>
        <w:ind w:left="1080" w:hanging="360"/>
      </w:pPr>
      <w:rPr>
        <w:rFonts w:ascii="Symbol" w:hAnsi="Symbol" w:hint="default"/>
        <w:color w:val="auto"/>
        <w:sz w:val="16"/>
      </w:rPr>
    </w:lvl>
    <w:lvl w:ilvl="3">
      <w:start w:val="1"/>
      <w:numFmt w:val="bullet"/>
      <w:lvlText w:val=""/>
      <w:lvlPicBulletId w:val="3"/>
      <w:lvlJc w:val="left"/>
      <w:pPr>
        <w:ind w:left="1440" w:hanging="360"/>
      </w:pPr>
      <w:rPr>
        <w:rFonts w:ascii="Symbol" w:hAnsi="Symbol" w:hint="default"/>
        <w:color w:val="auto"/>
        <w:sz w:val="1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3630258"/>
    <w:multiLevelType w:val="hybridMultilevel"/>
    <w:tmpl w:val="2D2692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506CC4"/>
    <w:multiLevelType w:val="multilevel"/>
    <w:tmpl w:val="E9921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D4D663"/>
    <w:multiLevelType w:val="hybridMultilevel"/>
    <w:tmpl w:val="666EF690"/>
    <w:lvl w:ilvl="0" w:tplc="79BCC01E">
      <w:numFmt w:val="none"/>
      <w:lvlText w:val=""/>
      <w:lvlJc w:val="left"/>
      <w:pPr>
        <w:tabs>
          <w:tab w:val="num" w:pos="360"/>
        </w:tabs>
      </w:pPr>
    </w:lvl>
    <w:lvl w:ilvl="1" w:tplc="F170F13A">
      <w:start w:val="1"/>
      <w:numFmt w:val="lowerLetter"/>
      <w:lvlText w:val="%2."/>
      <w:lvlJc w:val="left"/>
      <w:pPr>
        <w:ind w:left="1440" w:hanging="360"/>
      </w:pPr>
    </w:lvl>
    <w:lvl w:ilvl="2" w:tplc="C4EAC5CA">
      <w:start w:val="1"/>
      <w:numFmt w:val="lowerRoman"/>
      <w:lvlText w:val="%3."/>
      <w:lvlJc w:val="right"/>
      <w:pPr>
        <w:ind w:left="2160" w:hanging="180"/>
      </w:pPr>
    </w:lvl>
    <w:lvl w:ilvl="3" w:tplc="94620ADC">
      <w:start w:val="1"/>
      <w:numFmt w:val="decimal"/>
      <w:lvlText w:val="%4."/>
      <w:lvlJc w:val="left"/>
      <w:pPr>
        <w:ind w:left="2880" w:hanging="360"/>
      </w:pPr>
    </w:lvl>
    <w:lvl w:ilvl="4" w:tplc="1248CEE0">
      <w:start w:val="1"/>
      <w:numFmt w:val="lowerLetter"/>
      <w:lvlText w:val="%5."/>
      <w:lvlJc w:val="left"/>
      <w:pPr>
        <w:ind w:left="3600" w:hanging="360"/>
      </w:pPr>
    </w:lvl>
    <w:lvl w:ilvl="5" w:tplc="25DE4244">
      <w:start w:val="1"/>
      <w:numFmt w:val="lowerRoman"/>
      <w:lvlText w:val="%6."/>
      <w:lvlJc w:val="right"/>
      <w:pPr>
        <w:ind w:left="4320" w:hanging="180"/>
      </w:pPr>
    </w:lvl>
    <w:lvl w:ilvl="6" w:tplc="A330FA64">
      <w:start w:val="1"/>
      <w:numFmt w:val="decimal"/>
      <w:lvlText w:val="%7."/>
      <w:lvlJc w:val="left"/>
      <w:pPr>
        <w:ind w:left="5040" w:hanging="360"/>
      </w:pPr>
    </w:lvl>
    <w:lvl w:ilvl="7" w:tplc="5BD68660">
      <w:start w:val="1"/>
      <w:numFmt w:val="lowerLetter"/>
      <w:lvlText w:val="%8."/>
      <w:lvlJc w:val="left"/>
      <w:pPr>
        <w:ind w:left="5760" w:hanging="360"/>
      </w:pPr>
    </w:lvl>
    <w:lvl w:ilvl="8" w:tplc="A59AB050">
      <w:start w:val="1"/>
      <w:numFmt w:val="lowerRoman"/>
      <w:lvlText w:val="%9."/>
      <w:lvlJc w:val="right"/>
      <w:pPr>
        <w:ind w:left="6480" w:hanging="180"/>
      </w:pPr>
    </w:lvl>
  </w:abstractNum>
  <w:abstractNum w:abstractNumId="7" w15:restartNumberingAfterBreak="0">
    <w:nsid w:val="1795758B"/>
    <w:multiLevelType w:val="hybridMultilevel"/>
    <w:tmpl w:val="3CA04B3A"/>
    <w:lvl w:ilvl="0" w:tplc="48A8DD66">
      <w:start w:val="1"/>
      <w:numFmt w:val="bullet"/>
      <w:lvlText w:val="•"/>
      <w:lvlJc w:val="left"/>
      <w:pPr>
        <w:tabs>
          <w:tab w:val="num" w:pos="720"/>
        </w:tabs>
        <w:ind w:left="720" w:hanging="360"/>
      </w:pPr>
      <w:rPr>
        <w:rFonts w:ascii="Times New Roman" w:hAnsi="Times New Roman" w:hint="default"/>
      </w:rPr>
    </w:lvl>
    <w:lvl w:ilvl="1" w:tplc="2F401EB8" w:tentative="1">
      <w:start w:val="1"/>
      <w:numFmt w:val="bullet"/>
      <w:lvlText w:val="•"/>
      <w:lvlJc w:val="left"/>
      <w:pPr>
        <w:tabs>
          <w:tab w:val="num" w:pos="1440"/>
        </w:tabs>
        <w:ind w:left="1440" w:hanging="360"/>
      </w:pPr>
      <w:rPr>
        <w:rFonts w:ascii="Times New Roman" w:hAnsi="Times New Roman" w:hint="default"/>
      </w:rPr>
    </w:lvl>
    <w:lvl w:ilvl="2" w:tplc="F0325934" w:tentative="1">
      <w:start w:val="1"/>
      <w:numFmt w:val="bullet"/>
      <w:lvlText w:val="•"/>
      <w:lvlJc w:val="left"/>
      <w:pPr>
        <w:tabs>
          <w:tab w:val="num" w:pos="2160"/>
        </w:tabs>
        <w:ind w:left="2160" w:hanging="360"/>
      </w:pPr>
      <w:rPr>
        <w:rFonts w:ascii="Times New Roman" w:hAnsi="Times New Roman" w:hint="default"/>
      </w:rPr>
    </w:lvl>
    <w:lvl w:ilvl="3" w:tplc="A9F21A98" w:tentative="1">
      <w:start w:val="1"/>
      <w:numFmt w:val="bullet"/>
      <w:lvlText w:val="•"/>
      <w:lvlJc w:val="left"/>
      <w:pPr>
        <w:tabs>
          <w:tab w:val="num" w:pos="2880"/>
        </w:tabs>
        <w:ind w:left="2880" w:hanging="360"/>
      </w:pPr>
      <w:rPr>
        <w:rFonts w:ascii="Times New Roman" w:hAnsi="Times New Roman" w:hint="default"/>
      </w:rPr>
    </w:lvl>
    <w:lvl w:ilvl="4" w:tplc="BA42148C" w:tentative="1">
      <w:start w:val="1"/>
      <w:numFmt w:val="bullet"/>
      <w:lvlText w:val="•"/>
      <w:lvlJc w:val="left"/>
      <w:pPr>
        <w:tabs>
          <w:tab w:val="num" w:pos="3600"/>
        </w:tabs>
        <w:ind w:left="3600" w:hanging="360"/>
      </w:pPr>
      <w:rPr>
        <w:rFonts w:ascii="Times New Roman" w:hAnsi="Times New Roman" w:hint="default"/>
      </w:rPr>
    </w:lvl>
    <w:lvl w:ilvl="5" w:tplc="9C8410C0" w:tentative="1">
      <w:start w:val="1"/>
      <w:numFmt w:val="bullet"/>
      <w:lvlText w:val="•"/>
      <w:lvlJc w:val="left"/>
      <w:pPr>
        <w:tabs>
          <w:tab w:val="num" w:pos="4320"/>
        </w:tabs>
        <w:ind w:left="4320" w:hanging="360"/>
      </w:pPr>
      <w:rPr>
        <w:rFonts w:ascii="Times New Roman" w:hAnsi="Times New Roman" w:hint="default"/>
      </w:rPr>
    </w:lvl>
    <w:lvl w:ilvl="6" w:tplc="E5CEA1A6" w:tentative="1">
      <w:start w:val="1"/>
      <w:numFmt w:val="bullet"/>
      <w:lvlText w:val="•"/>
      <w:lvlJc w:val="left"/>
      <w:pPr>
        <w:tabs>
          <w:tab w:val="num" w:pos="5040"/>
        </w:tabs>
        <w:ind w:left="5040" w:hanging="360"/>
      </w:pPr>
      <w:rPr>
        <w:rFonts w:ascii="Times New Roman" w:hAnsi="Times New Roman" w:hint="default"/>
      </w:rPr>
    </w:lvl>
    <w:lvl w:ilvl="7" w:tplc="F69E91DC" w:tentative="1">
      <w:start w:val="1"/>
      <w:numFmt w:val="bullet"/>
      <w:lvlText w:val="•"/>
      <w:lvlJc w:val="left"/>
      <w:pPr>
        <w:tabs>
          <w:tab w:val="num" w:pos="5760"/>
        </w:tabs>
        <w:ind w:left="5760" w:hanging="360"/>
      </w:pPr>
      <w:rPr>
        <w:rFonts w:ascii="Times New Roman" w:hAnsi="Times New Roman" w:hint="default"/>
      </w:rPr>
    </w:lvl>
    <w:lvl w:ilvl="8" w:tplc="45B253B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B56F4F"/>
    <w:multiLevelType w:val="hybridMultilevel"/>
    <w:tmpl w:val="CDDE6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061607"/>
    <w:multiLevelType w:val="hybridMultilevel"/>
    <w:tmpl w:val="73D8AABC"/>
    <w:lvl w:ilvl="0" w:tplc="67B4DACA">
      <w:start w:val="1"/>
      <w:numFmt w:val="bullet"/>
      <w:lvlText w:val="•"/>
      <w:lvlJc w:val="left"/>
      <w:pPr>
        <w:tabs>
          <w:tab w:val="num" w:pos="720"/>
        </w:tabs>
        <w:ind w:left="720" w:hanging="360"/>
      </w:pPr>
      <w:rPr>
        <w:rFonts w:ascii="Times New Roman" w:hAnsi="Times New Roman" w:hint="default"/>
      </w:rPr>
    </w:lvl>
    <w:lvl w:ilvl="1" w:tplc="27986F3C" w:tentative="1">
      <w:start w:val="1"/>
      <w:numFmt w:val="bullet"/>
      <w:lvlText w:val="•"/>
      <w:lvlJc w:val="left"/>
      <w:pPr>
        <w:tabs>
          <w:tab w:val="num" w:pos="1440"/>
        </w:tabs>
        <w:ind w:left="1440" w:hanging="360"/>
      </w:pPr>
      <w:rPr>
        <w:rFonts w:ascii="Times New Roman" w:hAnsi="Times New Roman" w:hint="default"/>
      </w:rPr>
    </w:lvl>
    <w:lvl w:ilvl="2" w:tplc="ED6A7A46" w:tentative="1">
      <w:start w:val="1"/>
      <w:numFmt w:val="bullet"/>
      <w:lvlText w:val="•"/>
      <w:lvlJc w:val="left"/>
      <w:pPr>
        <w:tabs>
          <w:tab w:val="num" w:pos="2160"/>
        </w:tabs>
        <w:ind w:left="2160" w:hanging="360"/>
      </w:pPr>
      <w:rPr>
        <w:rFonts w:ascii="Times New Roman" w:hAnsi="Times New Roman" w:hint="default"/>
      </w:rPr>
    </w:lvl>
    <w:lvl w:ilvl="3" w:tplc="3300D88C" w:tentative="1">
      <w:start w:val="1"/>
      <w:numFmt w:val="bullet"/>
      <w:lvlText w:val="•"/>
      <w:lvlJc w:val="left"/>
      <w:pPr>
        <w:tabs>
          <w:tab w:val="num" w:pos="2880"/>
        </w:tabs>
        <w:ind w:left="2880" w:hanging="360"/>
      </w:pPr>
      <w:rPr>
        <w:rFonts w:ascii="Times New Roman" w:hAnsi="Times New Roman" w:hint="default"/>
      </w:rPr>
    </w:lvl>
    <w:lvl w:ilvl="4" w:tplc="1866886E" w:tentative="1">
      <w:start w:val="1"/>
      <w:numFmt w:val="bullet"/>
      <w:lvlText w:val="•"/>
      <w:lvlJc w:val="left"/>
      <w:pPr>
        <w:tabs>
          <w:tab w:val="num" w:pos="3600"/>
        </w:tabs>
        <w:ind w:left="3600" w:hanging="360"/>
      </w:pPr>
      <w:rPr>
        <w:rFonts w:ascii="Times New Roman" w:hAnsi="Times New Roman" w:hint="default"/>
      </w:rPr>
    </w:lvl>
    <w:lvl w:ilvl="5" w:tplc="4ED0FC76" w:tentative="1">
      <w:start w:val="1"/>
      <w:numFmt w:val="bullet"/>
      <w:lvlText w:val="•"/>
      <w:lvlJc w:val="left"/>
      <w:pPr>
        <w:tabs>
          <w:tab w:val="num" w:pos="4320"/>
        </w:tabs>
        <w:ind w:left="4320" w:hanging="360"/>
      </w:pPr>
      <w:rPr>
        <w:rFonts w:ascii="Times New Roman" w:hAnsi="Times New Roman" w:hint="default"/>
      </w:rPr>
    </w:lvl>
    <w:lvl w:ilvl="6" w:tplc="F8BCD5FC" w:tentative="1">
      <w:start w:val="1"/>
      <w:numFmt w:val="bullet"/>
      <w:lvlText w:val="•"/>
      <w:lvlJc w:val="left"/>
      <w:pPr>
        <w:tabs>
          <w:tab w:val="num" w:pos="5040"/>
        </w:tabs>
        <w:ind w:left="5040" w:hanging="360"/>
      </w:pPr>
      <w:rPr>
        <w:rFonts w:ascii="Times New Roman" w:hAnsi="Times New Roman" w:hint="default"/>
      </w:rPr>
    </w:lvl>
    <w:lvl w:ilvl="7" w:tplc="D3ECB11E" w:tentative="1">
      <w:start w:val="1"/>
      <w:numFmt w:val="bullet"/>
      <w:lvlText w:val="•"/>
      <w:lvlJc w:val="left"/>
      <w:pPr>
        <w:tabs>
          <w:tab w:val="num" w:pos="5760"/>
        </w:tabs>
        <w:ind w:left="5760" w:hanging="360"/>
      </w:pPr>
      <w:rPr>
        <w:rFonts w:ascii="Times New Roman" w:hAnsi="Times New Roman" w:hint="default"/>
      </w:rPr>
    </w:lvl>
    <w:lvl w:ilvl="8" w:tplc="67CC936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B7C2C76"/>
    <w:multiLevelType w:val="hybridMultilevel"/>
    <w:tmpl w:val="C3507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8256F"/>
    <w:multiLevelType w:val="hybridMultilevel"/>
    <w:tmpl w:val="95880D94"/>
    <w:lvl w:ilvl="0" w:tplc="464E932A">
      <w:start w:val="1"/>
      <w:numFmt w:val="bullet"/>
      <w:lvlText w:val="•"/>
      <w:lvlJc w:val="left"/>
      <w:pPr>
        <w:tabs>
          <w:tab w:val="num" w:pos="720"/>
        </w:tabs>
        <w:ind w:left="720" w:hanging="360"/>
      </w:pPr>
      <w:rPr>
        <w:rFonts w:ascii="Times New Roman" w:hAnsi="Times New Roman" w:hint="default"/>
      </w:rPr>
    </w:lvl>
    <w:lvl w:ilvl="1" w:tplc="1A0A5FA6" w:tentative="1">
      <w:start w:val="1"/>
      <w:numFmt w:val="bullet"/>
      <w:lvlText w:val="•"/>
      <w:lvlJc w:val="left"/>
      <w:pPr>
        <w:tabs>
          <w:tab w:val="num" w:pos="1440"/>
        </w:tabs>
        <w:ind w:left="1440" w:hanging="360"/>
      </w:pPr>
      <w:rPr>
        <w:rFonts w:ascii="Times New Roman" w:hAnsi="Times New Roman" w:hint="default"/>
      </w:rPr>
    </w:lvl>
    <w:lvl w:ilvl="2" w:tplc="C9684A70" w:tentative="1">
      <w:start w:val="1"/>
      <w:numFmt w:val="bullet"/>
      <w:lvlText w:val="•"/>
      <w:lvlJc w:val="left"/>
      <w:pPr>
        <w:tabs>
          <w:tab w:val="num" w:pos="2160"/>
        </w:tabs>
        <w:ind w:left="2160" w:hanging="360"/>
      </w:pPr>
      <w:rPr>
        <w:rFonts w:ascii="Times New Roman" w:hAnsi="Times New Roman" w:hint="default"/>
      </w:rPr>
    </w:lvl>
    <w:lvl w:ilvl="3" w:tplc="2C983E16" w:tentative="1">
      <w:start w:val="1"/>
      <w:numFmt w:val="bullet"/>
      <w:lvlText w:val="•"/>
      <w:lvlJc w:val="left"/>
      <w:pPr>
        <w:tabs>
          <w:tab w:val="num" w:pos="2880"/>
        </w:tabs>
        <w:ind w:left="2880" w:hanging="360"/>
      </w:pPr>
      <w:rPr>
        <w:rFonts w:ascii="Times New Roman" w:hAnsi="Times New Roman" w:hint="default"/>
      </w:rPr>
    </w:lvl>
    <w:lvl w:ilvl="4" w:tplc="5D1EC9E6" w:tentative="1">
      <w:start w:val="1"/>
      <w:numFmt w:val="bullet"/>
      <w:lvlText w:val="•"/>
      <w:lvlJc w:val="left"/>
      <w:pPr>
        <w:tabs>
          <w:tab w:val="num" w:pos="3600"/>
        </w:tabs>
        <w:ind w:left="3600" w:hanging="360"/>
      </w:pPr>
      <w:rPr>
        <w:rFonts w:ascii="Times New Roman" w:hAnsi="Times New Roman" w:hint="default"/>
      </w:rPr>
    </w:lvl>
    <w:lvl w:ilvl="5" w:tplc="012C2F14" w:tentative="1">
      <w:start w:val="1"/>
      <w:numFmt w:val="bullet"/>
      <w:lvlText w:val="•"/>
      <w:lvlJc w:val="left"/>
      <w:pPr>
        <w:tabs>
          <w:tab w:val="num" w:pos="4320"/>
        </w:tabs>
        <w:ind w:left="4320" w:hanging="360"/>
      </w:pPr>
      <w:rPr>
        <w:rFonts w:ascii="Times New Roman" w:hAnsi="Times New Roman" w:hint="default"/>
      </w:rPr>
    </w:lvl>
    <w:lvl w:ilvl="6" w:tplc="A0369FD2" w:tentative="1">
      <w:start w:val="1"/>
      <w:numFmt w:val="bullet"/>
      <w:lvlText w:val="•"/>
      <w:lvlJc w:val="left"/>
      <w:pPr>
        <w:tabs>
          <w:tab w:val="num" w:pos="5040"/>
        </w:tabs>
        <w:ind w:left="5040" w:hanging="360"/>
      </w:pPr>
      <w:rPr>
        <w:rFonts w:ascii="Times New Roman" w:hAnsi="Times New Roman" w:hint="default"/>
      </w:rPr>
    </w:lvl>
    <w:lvl w:ilvl="7" w:tplc="C30ADBCE" w:tentative="1">
      <w:start w:val="1"/>
      <w:numFmt w:val="bullet"/>
      <w:lvlText w:val="•"/>
      <w:lvlJc w:val="left"/>
      <w:pPr>
        <w:tabs>
          <w:tab w:val="num" w:pos="5760"/>
        </w:tabs>
        <w:ind w:left="5760" w:hanging="360"/>
      </w:pPr>
      <w:rPr>
        <w:rFonts w:ascii="Times New Roman" w:hAnsi="Times New Roman" w:hint="default"/>
      </w:rPr>
    </w:lvl>
    <w:lvl w:ilvl="8" w:tplc="0A20CB4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32E4D4E"/>
    <w:multiLevelType w:val="hybridMultilevel"/>
    <w:tmpl w:val="6D0E1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867F92"/>
    <w:multiLevelType w:val="hybridMultilevel"/>
    <w:tmpl w:val="5C5213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4E1C11"/>
    <w:multiLevelType w:val="multilevel"/>
    <w:tmpl w:val="0DD06794"/>
    <w:styleLink w:val="SDHeadings"/>
    <w:lvl w:ilvl="0">
      <w:start w:val="1"/>
      <w:numFmt w:val="decimal"/>
      <w:pStyle w:val="Heading1"/>
      <w:lvlText w:val="%1"/>
      <w:lvlJc w:val="left"/>
      <w:pPr>
        <w:ind w:left="360" w:hanging="360"/>
      </w:pPr>
      <w:rPr>
        <w:b/>
        <w:i w:val="0"/>
        <w:color w:val="000000" w:themeColor="text1"/>
        <w:sz w:val="32"/>
      </w:rPr>
    </w:lvl>
    <w:lvl w:ilvl="1">
      <w:start w:val="1"/>
      <w:numFmt w:val="decimal"/>
      <w:pStyle w:val="Heading2"/>
      <w:lvlText w:val="%1.%2"/>
      <w:lvlJc w:val="left"/>
      <w:pPr>
        <w:ind w:left="720" w:hanging="360"/>
      </w:pPr>
      <w:rPr>
        <w:b w:val="0"/>
        <w:i w:val="0"/>
        <w:color w:val="000000" w:themeColor="text1"/>
        <w:sz w:val="26"/>
      </w:rPr>
    </w:lvl>
    <w:lvl w:ilvl="2">
      <w:start w:val="1"/>
      <w:numFmt w:val="decimal"/>
      <w:pStyle w:val="Heading3"/>
      <w:lvlText w:val="%1.%2.%3"/>
      <w:lvlJc w:val="left"/>
      <w:pPr>
        <w:ind w:left="5580" w:hanging="360"/>
      </w:pPr>
      <w:rPr>
        <w:b w:val="0"/>
        <w:i w:val="0"/>
        <w:color w:val="000000" w:themeColor="text1"/>
        <w:sz w:val="24"/>
      </w:rPr>
    </w:lvl>
    <w:lvl w:ilvl="3">
      <w:start w:val="1"/>
      <w:numFmt w:val="decimal"/>
      <w:pStyle w:val="Heading4"/>
      <w:lvlText w:val="%1.%2.%3.%4"/>
      <w:lvlJc w:val="left"/>
      <w:pPr>
        <w:ind w:left="1440" w:hanging="360"/>
      </w:pPr>
      <w:rPr>
        <w:b w:val="0"/>
        <w:i w:val="0"/>
        <w:color w:val="000000" w:themeColor="text1"/>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B96A5A"/>
    <w:multiLevelType w:val="hybridMultilevel"/>
    <w:tmpl w:val="2E7221B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8F55FB"/>
    <w:multiLevelType w:val="hybridMultilevel"/>
    <w:tmpl w:val="9E4C3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2B3E3F"/>
    <w:multiLevelType w:val="hybridMultilevel"/>
    <w:tmpl w:val="86AA9582"/>
    <w:lvl w:ilvl="0" w:tplc="0DCCBB8A">
      <w:start w:val="1"/>
      <w:numFmt w:val="bullet"/>
      <w:lvlText w:val="•"/>
      <w:lvlJc w:val="left"/>
      <w:pPr>
        <w:tabs>
          <w:tab w:val="num" w:pos="360"/>
        </w:tabs>
        <w:ind w:left="360" w:hanging="360"/>
      </w:pPr>
      <w:rPr>
        <w:rFonts w:ascii="Times New Roman" w:hAnsi="Times New Roman" w:hint="default"/>
      </w:rPr>
    </w:lvl>
    <w:lvl w:ilvl="1" w:tplc="3E965692" w:tentative="1">
      <w:start w:val="1"/>
      <w:numFmt w:val="bullet"/>
      <w:lvlText w:val="•"/>
      <w:lvlJc w:val="left"/>
      <w:pPr>
        <w:tabs>
          <w:tab w:val="num" w:pos="1080"/>
        </w:tabs>
        <w:ind w:left="1080" w:hanging="360"/>
      </w:pPr>
      <w:rPr>
        <w:rFonts w:ascii="Times New Roman" w:hAnsi="Times New Roman" w:hint="default"/>
      </w:rPr>
    </w:lvl>
    <w:lvl w:ilvl="2" w:tplc="AAD091E2" w:tentative="1">
      <w:start w:val="1"/>
      <w:numFmt w:val="bullet"/>
      <w:lvlText w:val="•"/>
      <w:lvlJc w:val="left"/>
      <w:pPr>
        <w:tabs>
          <w:tab w:val="num" w:pos="1800"/>
        </w:tabs>
        <w:ind w:left="1800" w:hanging="360"/>
      </w:pPr>
      <w:rPr>
        <w:rFonts w:ascii="Times New Roman" w:hAnsi="Times New Roman" w:hint="default"/>
      </w:rPr>
    </w:lvl>
    <w:lvl w:ilvl="3" w:tplc="FA4237D4" w:tentative="1">
      <w:start w:val="1"/>
      <w:numFmt w:val="bullet"/>
      <w:lvlText w:val="•"/>
      <w:lvlJc w:val="left"/>
      <w:pPr>
        <w:tabs>
          <w:tab w:val="num" w:pos="2520"/>
        </w:tabs>
        <w:ind w:left="2520" w:hanging="360"/>
      </w:pPr>
      <w:rPr>
        <w:rFonts w:ascii="Times New Roman" w:hAnsi="Times New Roman" w:hint="default"/>
      </w:rPr>
    </w:lvl>
    <w:lvl w:ilvl="4" w:tplc="2360A3EE" w:tentative="1">
      <w:start w:val="1"/>
      <w:numFmt w:val="bullet"/>
      <w:lvlText w:val="•"/>
      <w:lvlJc w:val="left"/>
      <w:pPr>
        <w:tabs>
          <w:tab w:val="num" w:pos="3240"/>
        </w:tabs>
        <w:ind w:left="3240" w:hanging="360"/>
      </w:pPr>
      <w:rPr>
        <w:rFonts w:ascii="Times New Roman" w:hAnsi="Times New Roman" w:hint="default"/>
      </w:rPr>
    </w:lvl>
    <w:lvl w:ilvl="5" w:tplc="7A04595C" w:tentative="1">
      <w:start w:val="1"/>
      <w:numFmt w:val="bullet"/>
      <w:lvlText w:val="•"/>
      <w:lvlJc w:val="left"/>
      <w:pPr>
        <w:tabs>
          <w:tab w:val="num" w:pos="3960"/>
        </w:tabs>
        <w:ind w:left="3960" w:hanging="360"/>
      </w:pPr>
      <w:rPr>
        <w:rFonts w:ascii="Times New Roman" w:hAnsi="Times New Roman" w:hint="default"/>
      </w:rPr>
    </w:lvl>
    <w:lvl w:ilvl="6" w:tplc="707CBA60" w:tentative="1">
      <w:start w:val="1"/>
      <w:numFmt w:val="bullet"/>
      <w:lvlText w:val="•"/>
      <w:lvlJc w:val="left"/>
      <w:pPr>
        <w:tabs>
          <w:tab w:val="num" w:pos="4680"/>
        </w:tabs>
        <w:ind w:left="4680" w:hanging="360"/>
      </w:pPr>
      <w:rPr>
        <w:rFonts w:ascii="Times New Roman" w:hAnsi="Times New Roman" w:hint="default"/>
      </w:rPr>
    </w:lvl>
    <w:lvl w:ilvl="7" w:tplc="A5F88A08" w:tentative="1">
      <w:start w:val="1"/>
      <w:numFmt w:val="bullet"/>
      <w:lvlText w:val="•"/>
      <w:lvlJc w:val="left"/>
      <w:pPr>
        <w:tabs>
          <w:tab w:val="num" w:pos="5400"/>
        </w:tabs>
        <w:ind w:left="5400" w:hanging="360"/>
      </w:pPr>
      <w:rPr>
        <w:rFonts w:ascii="Times New Roman" w:hAnsi="Times New Roman" w:hint="default"/>
      </w:rPr>
    </w:lvl>
    <w:lvl w:ilvl="8" w:tplc="FD4E4666"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3FCA5983"/>
    <w:multiLevelType w:val="hybridMultilevel"/>
    <w:tmpl w:val="98D81596"/>
    <w:lvl w:ilvl="0" w:tplc="04090003">
      <w:start w:val="1"/>
      <w:numFmt w:val="bullet"/>
      <w:lvlText w:val="o"/>
      <w:lvlJc w:val="left"/>
      <w:pPr>
        <w:tabs>
          <w:tab w:val="num" w:pos="1800"/>
        </w:tabs>
        <w:ind w:left="1800" w:hanging="360"/>
      </w:pPr>
      <w:rPr>
        <w:rFonts w:ascii="Courier New" w:hAnsi="Courier New" w:cs="Courier New" w:hint="default"/>
      </w:rPr>
    </w:lvl>
    <w:lvl w:ilvl="1" w:tplc="FFFFFFFF" w:tentative="1">
      <w:start w:val="1"/>
      <w:numFmt w:val="bullet"/>
      <w:lvlText w:val="•"/>
      <w:lvlJc w:val="left"/>
      <w:pPr>
        <w:tabs>
          <w:tab w:val="num" w:pos="2520"/>
        </w:tabs>
        <w:ind w:left="2520" w:hanging="360"/>
      </w:pPr>
      <w:rPr>
        <w:rFonts w:ascii="Times New Roman" w:hAnsi="Times New Roman" w:hint="default"/>
      </w:rPr>
    </w:lvl>
    <w:lvl w:ilvl="2" w:tplc="FFFFFFFF" w:tentative="1">
      <w:start w:val="1"/>
      <w:numFmt w:val="bullet"/>
      <w:lvlText w:val="•"/>
      <w:lvlJc w:val="left"/>
      <w:pPr>
        <w:tabs>
          <w:tab w:val="num" w:pos="3240"/>
        </w:tabs>
        <w:ind w:left="3240" w:hanging="360"/>
      </w:pPr>
      <w:rPr>
        <w:rFonts w:ascii="Times New Roman" w:hAnsi="Times New Roman" w:hint="default"/>
      </w:rPr>
    </w:lvl>
    <w:lvl w:ilvl="3" w:tplc="FFFFFFFF" w:tentative="1">
      <w:start w:val="1"/>
      <w:numFmt w:val="bullet"/>
      <w:lvlText w:val="•"/>
      <w:lvlJc w:val="left"/>
      <w:pPr>
        <w:tabs>
          <w:tab w:val="num" w:pos="3960"/>
        </w:tabs>
        <w:ind w:left="3960" w:hanging="360"/>
      </w:pPr>
      <w:rPr>
        <w:rFonts w:ascii="Times New Roman" w:hAnsi="Times New Roman" w:hint="default"/>
      </w:rPr>
    </w:lvl>
    <w:lvl w:ilvl="4" w:tplc="FFFFFFFF" w:tentative="1">
      <w:start w:val="1"/>
      <w:numFmt w:val="bullet"/>
      <w:lvlText w:val="•"/>
      <w:lvlJc w:val="left"/>
      <w:pPr>
        <w:tabs>
          <w:tab w:val="num" w:pos="4680"/>
        </w:tabs>
        <w:ind w:left="4680" w:hanging="360"/>
      </w:pPr>
      <w:rPr>
        <w:rFonts w:ascii="Times New Roman" w:hAnsi="Times New Roman" w:hint="default"/>
      </w:rPr>
    </w:lvl>
    <w:lvl w:ilvl="5" w:tplc="FFFFFFFF" w:tentative="1">
      <w:start w:val="1"/>
      <w:numFmt w:val="bullet"/>
      <w:lvlText w:val="•"/>
      <w:lvlJc w:val="left"/>
      <w:pPr>
        <w:tabs>
          <w:tab w:val="num" w:pos="5400"/>
        </w:tabs>
        <w:ind w:left="5400" w:hanging="360"/>
      </w:pPr>
      <w:rPr>
        <w:rFonts w:ascii="Times New Roman" w:hAnsi="Times New Roman" w:hint="default"/>
      </w:rPr>
    </w:lvl>
    <w:lvl w:ilvl="6" w:tplc="FFFFFFFF" w:tentative="1">
      <w:start w:val="1"/>
      <w:numFmt w:val="bullet"/>
      <w:lvlText w:val="•"/>
      <w:lvlJc w:val="left"/>
      <w:pPr>
        <w:tabs>
          <w:tab w:val="num" w:pos="6120"/>
        </w:tabs>
        <w:ind w:left="6120" w:hanging="360"/>
      </w:pPr>
      <w:rPr>
        <w:rFonts w:ascii="Times New Roman" w:hAnsi="Times New Roman" w:hint="default"/>
      </w:rPr>
    </w:lvl>
    <w:lvl w:ilvl="7" w:tplc="FFFFFFFF" w:tentative="1">
      <w:start w:val="1"/>
      <w:numFmt w:val="bullet"/>
      <w:lvlText w:val="•"/>
      <w:lvlJc w:val="left"/>
      <w:pPr>
        <w:tabs>
          <w:tab w:val="num" w:pos="6840"/>
        </w:tabs>
        <w:ind w:left="6840" w:hanging="360"/>
      </w:pPr>
      <w:rPr>
        <w:rFonts w:ascii="Times New Roman" w:hAnsi="Times New Roman" w:hint="default"/>
      </w:rPr>
    </w:lvl>
    <w:lvl w:ilvl="8" w:tplc="FFFFFFFF" w:tentative="1">
      <w:start w:val="1"/>
      <w:numFmt w:val="bullet"/>
      <w:lvlText w:val="•"/>
      <w:lvlJc w:val="left"/>
      <w:pPr>
        <w:tabs>
          <w:tab w:val="num" w:pos="7560"/>
        </w:tabs>
        <w:ind w:left="7560" w:hanging="360"/>
      </w:pPr>
      <w:rPr>
        <w:rFonts w:ascii="Times New Roman" w:hAnsi="Times New Roman" w:hint="default"/>
      </w:rPr>
    </w:lvl>
  </w:abstractNum>
  <w:abstractNum w:abstractNumId="19" w15:restartNumberingAfterBreak="0">
    <w:nsid w:val="4A0744BE"/>
    <w:multiLevelType w:val="multilevel"/>
    <w:tmpl w:val="0DDAC564"/>
    <w:lvl w:ilvl="0">
      <w:start w:val="1"/>
      <w:numFmt w:val="bullet"/>
      <w:pStyle w:val="Bullet1"/>
      <w:lvlText w:val=""/>
      <w:lvlPicBulletId w:val="4"/>
      <w:lvlJc w:val="left"/>
      <w:pPr>
        <w:tabs>
          <w:tab w:val="num" w:pos="340"/>
        </w:tabs>
        <w:ind w:left="340" w:hanging="340"/>
      </w:pPr>
      <w:rPr>
        <w:rFonts w:ascii="Symbol" w:hAnsi="Symbol" w:hint="default"/>
        <w:color w:val="auto"/>
      </w:rPr>
    </w:lvl>
    <w:lvl w:ilvl="1">
      <w:start w:val="1"/>
      <w:numFmt w:val="bullet"/>
      <w:pStyle w:val="Bullet2"/>
      <w:lvlText w:val=""/>
      <w:lvlJc w:val="left"/>
      <w:pPr>
        <w:tabs>
          <w:tab w:val="num" w:pos="680"/>
        </w:tabs>
        <w:ind w:left="680" w:hanging="340"/>
      </w:pPr>
      <w:rPr>
        <w:rFonts w:ascii="Symbol" w:hAnsi="Symbol" w:cs="Times New Roman" w:hint="default"/>
        <w:color w:val="ED7D31" w:themeColor="accent2"/>
      </w:rPr>
    </w:lvl>
    <w:lvl w:ilvl="2">
      <w:start w:val="1"/>
      <w:numFmt w:val="bullet"/>
      <w:pStyle w:val="Bullet3"/>
      <w:lvlText w:val="–"/>
      <w:lvlJc w:val="left"/>
      <w:pPr>
        <w:tabs>
          <w:tab w:val="num" w:pos="1021"/>
        </w:tabs>
        <w:ind w:left="1021" w:hanging="341"/>
      </w:pPr>
      <w:rPr>
        <w:rFonts w:hint="default"/>
        <w:color w:val="ED7D31" w:themeColor="accent2"/>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507B4BC6"/>
    <w:multiLevelType w:val="hybridMultilevel"/>
    <w:tmpl w:val="657E0D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A22208"/>
    <w:multiLevelType w:val="hybridMultilevel"/>
    <w:tmpl w:val="0EF2C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61318"/>
    <w:multiLevelType w:val="hybridMultilevel"/>
    <w:tmpl w:val="6D167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DC77DC"/>
    <w:multiLevelType w:val="hybridMultilevel"/>
    <w:tmpl w:val="F51492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F806D9"/>
    <w:multiLevelType w:val="hybridMultilevel"/>
    <w:tmpl w:val="DBA26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45A74"/>
    <w:multiLevelType w:val="hybridMultilevel"/>
    <w:tmpl w:val="B5C02DAC"/>
    <w:lvl w:ilvl="0" w:tplc="73D4154A">
      <w:start w:val="1"/>
      <w:numFmt w:val="bullet"/>
      <w:lvlText w:val="•"/>
      <w:lvlJc w:val="left"/>
      <w:pPr>
        <w:tabs>
          <w:tab w:val="num" w:pos="720"/>
        </w:tabs>
        <w:ind w:left="720" w:hanging="360"/>
      </w:pPr>
      <w:rPr>
        <w:rFonts w:ascii="Times New Roman" w:hAnsi="Times New Roman" w:hint="default"/>
      </w:rPr>
    </w:lvl>
    <w:lvl w:ilvl="1" w:tplc="0428B582" w:tentative="1">
      <w:start w:val="1"/>
      <w:numFmt w:val="bullet"/>
      <w:lvlText w:val="•"/>
      <w:lvlJc w:val="left"/>
      <w:pPr>
        <w:tabs>
          <w:tab w:val="num" w:pos="1440"/>
        </w:tabs>
        <w:ind w:left="1440" w:hanging="360"/>
      </w:pPr>
      <w:rPr>
        <w:rFonts w:ascii="Times New Roman" w:hAnsi="Times New Roman" w:hint="default"/>
      </w:rPr>
    </w:lvl>
    <w:lvl w:ilvl="2" w:tplc="EB0824A0" w:tentative="1">
      <w:start w:val="1"/>
      <w:numFmt w:val="bullet"/>
      <w:lvlText w:val="•"/>
      <w:lvlJc w:val="left"/>
      <w:pPr>
        <w:tabs>
          <w:tab w:val="num" w:pos="2160"/>
        </w:tabs>
        <w:ind w:left="2160" w:hanging="360"/>
      </w:pPr>
      <w:rPr>
        <w:rFonts w:ascii="Times New Roman" w:hAnsi="Times New Roman" w:hint="default"/>
      </w:rPr>
    </w:lvl>
    <w:lvl w:ilvl="3" w:tplc="605AB3E0" w:tentative="1">
      <w:start w:val="1"/>
      <w:numFmt w:val="bullet"/>
      <w:lvlText w:val="•"/>
      <w:lvlJc w:val="left"/>
      <w:pPr>
        <w:tabs>
          <w:tab w:val="num" w:pos="2880"/>
        </w:tabs>
        <w:ind w:left="2880" w:hanging="360"/>
      </w:pPr>
      <w:rPr>
        <w:rFonts w:ascii="Times New Roman" w:hAnsi="Times New Roman" w:hint="default"/>
      </w:rPr>
    </w:lvl>
    <w:lvl w:ilvl="4" w:tplc="3118F470" w:tentative="1">
      <w:start w:val="1"/>
      <w:numFmt w:val="bullet"/>
      <w:lvlText w:val="•"/>
      <w:lvlJc w:val="left"/>
      <w:pPr>
        <w:tabs>
          <w:tab w:val="num" w:pos="3600"/>
        </w:tabs>
        <w:ind w:left="3600" w:hanging="360"/>
      </w:pPr>
      <w:rPr>
        <w:rFonts w:ascii="Times New Roman" w:hAnsi="Times New Roman" w:hint="default"/>
      </w:rPr>
    </w:lvl>
    <w:lvl w:ilvl="5" w:tplc="F9827894" w:tentative="1">
      <w:start w:val="1"/>
      <w:numFmt w:val="bullet"/>
      <w:lvlText w:val="•"/>
      <w:lvlJc w:val="left"/>
      <w:pPr>
        <w:tabs>
          <w:tab w:val="num" w:pos="4320"/>
        </w:tabs>
        <w:ind w:left="4320" w:hanging="360"/>
      </w:pPr>
      <w:rPr>
        <w:rFonts w:ascii="Times New Roman" w:hAnsi="Times New Roman" w:hint="default"/>
      </w:rPr>
    </w:lvl>
    <w:lvl w:ilvl="6" w:tplc="32B4ADF0" w:tentative="1">
      <w:start w:val="1"/>
      <w:numFmt w:val="bullet"/>
      <w:lvlText w:val="•"/>
      <w:lvlJc w:val="left"/>
      <w:pPr>
        <w:tabs>
          <w:tab w:val="num" w:pos="5040"/>
        </w:tabs>
        <w:ind w:left="5040" w:hanging="360"/>
      </w:pPr>
      <w:rPr>
        <w:rFonts w:ascii="Times New Roman" w:hAnsi="Times New Roman" w:hint="default"/>
      </w:rPr>
    </w:lvl>
    <w:lvl w:ilvl="7" w:tplc="75AE1316" w:tentative="1">
      <w:start w:val="1"/>
      <w:numFmt w:val="bullet"/>
      <w:lvlText w:val="•"/>
      <w:lvlJc w:val="left"/>
      <w:pPr>
        <w:tabs>
          <w:tab w:val="num" w:pos="5760"/>
        </w:tabs>
        <w:ind w:left="5760" w:hanging="360"/>
      </w:pPr>
      <w:rPr>
        <w:rFonts w:ascii="Times New Roman" w:hAnsi="Times New Roman" w:hint="default"/>
      </w:rPr>
    </w:lvl>
    <w:lvl w:ilvl="8" w:tplc="B49E9F2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A483972"/>
    <w:multiLevelType w:val="hybridMultilevel"/>
    <w:tmpl w:val="9BCE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001515"/>
    <w:multiLevelType w:val="hybridMultilevel"/>
    <w:tmpl w:val="91DAD020"/>
    <w:lvl w:ilvl="0" w:tplc="D298D0CA">
      <w:start w:val="1"/>
      <w:numFmt w:val="bullet"/>
      <w:lvlText w:val=""/>
      <w:lvlJc w:val="left"/>
      <w:pPr>
        <w:ind w:left="720" w:hanging="360"/>
      </w:pPr>
      <w:rPr>
        <w:rFonts w:ascii="Symbol" w:hAnsi="Symbol" w:hint="default"/>
      </w:rPr>
    </w:lvl>
    <w:lvl w:ilvl="1" w:tplc="84CAB42C">
      <w:start w:val="1"/>
      <w:numFmt w:val="bullet"/>
      <w:lvlText w:val=""/>
      <w:lvlJc w:val="left"/>
      <w:pPr>
        <w:ind w:left="1440" w:hanging="360"/>
      </w:pPr>
      <w:rPr>
        <w:rFonts w:ascii="Symbol" w:hAnsi="Symbol" w:hint="default"/>
      </w:rPr>
    </w:lvl>
    <w:lvl w:ilvl="2" w:tplc="94EC9640">
      <w:start w:val="1"/>
      <w:numFmt w:val="bullet"/>
      <w:lvlText w:val=""/>
      <w:lvlJc w:val="left"/>
      <w:pPr>
        <w:ind w:left="2160" w:hanging="360"/>
      </w:pPr>
      <w:rPr>
        <w:rFonts w:ascii="Wingdings" w:hAnsi="Wingdings" w:hint="default"/>
      </w:rPr>
    </w:lvl>
    <w:lvl w:ilvl="3" w:tplc="A2F62A1C">
      <w:start w:val="1"/>
      <w:numFmt w:val="bullet"/>
      <w:lvlText w:val=""/>
      <w:lvlJc w:val="left"/>
      <w:pPr>
        <w:ind w:left="2880" w:hanging="360"/>
      </w:pPr>
      <w:rPr>
        <w:rFonts w:ascii="Symbol" w:hAnsi="Symbol" w:hint="default"/>
      </w:rPr>
    </w:lvl>
    <w:lvl w:ilvl="4" w:tplc="B8A2A0D4">
      <w:start w:val="1"/>
      <w:numFmt w:val="bullet"/>
      <w:lvlText w:val="o"/>
      <w:lvlJc w:val="left"/>
      <w:pPr>
        <w:ind w:left="3600" w:hanging="360"/>
      </w:pPr>
      <w:rPr>
        <w:rFonts w:ascii="Courier New" w:hAnsi="Courier New" w:hint="default"/>
      </w:rPr>
    </w:lvl>
    <w:lvl w:ilvl="5" w:tplc="903A6FB2">
      <w:start w:val="1"/>
      <w:numFmt w:val="bullet"/>
      <w:lvlText w:val=""/>
      <w:lvlJc w:val="left"/>
      <w:pPr>
        <w:ind w:left="4320" w:hanging="360"/>
      </w:pPr>
      <w:rPr>
        <w:rFonts w:ascii="Wingdings" w:hAnsi="Wingdings" w:hint="default"/>
      </w:rPr>
    </w:lvl>
    <w:lvl w:ilvl="6" w:tplc="A2D08534">
      <w:start w:val="1"/>
      <w:numFmt w:val="bullet"/>
      <w:lvlText w:val=""/>
      <w:lvlJc w:val="left"/>
      <w:pPr>
        <w:ind w:left="5040" w:hanging="360"/>
      </w:pPr>
      <w:rPr>
        <w:rFonts w:ascii="Symbol" w:hAnsi="Symbol" w:hint="default"/>
      </w:rPr>
    </w:lvl>
    <w:lvl w:ilvl="7" w:tplc="9FECB230">
      <w:start w:val="1"/>
      <w:numFmt w:val="bullet"/>
      <w:lvlText w:val="o"/>
      <w:lvlJc w:val="left"/>
      <w:pPr>
        <w:ind w:left="5760" w:hanging="360"/>
      </w:pPr>
      <w:rPr>
        <w:rFonts w:ascii="Courier New" w:hAnsi="Courier New" w:hint="default"/>
      </w:rPr>
    </w:lvl>
    <w:lvl w:ilvl="8" w:tplc="5E9AA50E">
      <w:start w:val="1"/>
      <w:numFmt w:val="bullet"/>
      <w:lvlText w:val=""/>
      <w:lvlJc w:val="left"/>
      <w:pPr>
        <w:ind w:left="6480" w:hanging="360"/>
      </w:pPr>
      <w:rPr>
        <w:rFonts w:ascii="Wingdings" w:hAnsi="Wingdings" w:hint="default"/>
      </w:rPr>
    </w:lvl>
  </w:abstractNum>
  <w:abstractNum w:abstractNumId="28" w15:restartNumberingAfterBreak="0">
    <w:nsid w:val="62146035"/>
    <w:multiLevelType w:val="hybridMultilevel"/>
    <w:tmpl w:val="3EF80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170EC2"/>
    <w:multiLevelType w:val="hybridMultilevel"/>
    <w:tmpl w:val="BDBC7A3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350160"/>
    <w:multiLevelType w:val="hybridMultilevel"/>
    <w:tmpl w:val="254AE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CB5535"/>
    <w:multiLevelType w:val="hybridMultilevel"/>
    <w:tmpl w:val="3DF06BFC"/>
    <w:lvl w:ilvl="0" w:tplc="43AA22FA">
      <w:start w:val="1"/>
      <w:numFmt w:val="bullet"/>
      <w:lvlText w:val=""/>
      <w:lvlJc w:val="left"/>
      <w:pPr>
        <w:ind w:left="720" w:hanging="360"/>
      </w:pPr>
      <w:rPr>
        <w:rFonts w:ascii="Symbol" w:hAnsi="Symbol" w:hint="default"/>
      </w:rPr>
    </w:lvl>
    <w:lvl w:ilvl="1" w:tplc="14149CA2">
      <w:start w:val="1"/>
      <w:numFmt w:val="bullet"/>
      <w:lvlText w:val="o"/>
      <w:lvlJc w:val="left"/>
      <w:pPr>
        <w:ind w:left="1440" w:hanging="360"/>
      </w:pPr>
      <w:rPr>
        <w:rFonts w:ascii="Courier New" w:hAnsi="Courier New" w:hint="default"/>
      </w:rPr>
    </w:lvl>
    <w:lvl w:ilvl="2" w:tplc="6B922D7C">
      <w:start w:val="1"/>
      <w:numFmt w:val="bullet"/>
      <w:lvlText w:val=""/>
      <w:lvlJc w:val="left"/>
      <w:pPr>
        <w:ind w:left="2160" w:hanging="360"/>
      </w:pPr>
      <w:rPr>
        <w:rFonts w:ascii="Wingdings" w:hAnsi="Wingdings" w:hint="default"/>
      </w:rPr>
    </w:lvl>
    <w:lvl w:ilvl="3" w:tplc="32043AC4">
      <w:start w:val="1"/>
      <w:numFmt w:val="bullet"/>
      <w:lvlText w:val=""/>
      <w:lvlJc w:val="left"/>
      <w:pPr>
        <w:ind w:left="2880" w:hanging="360"/>
      </w:pPr>
      <w:rPr>
        <w:rFonts w:ascii="Symbol" w:hAnsi="Symbol" w:hint="default"/>
      </w:rPr>
    </w:lvl>
    <w:lvl w:ilvl="4" w:tplc="D79276BC">
      <w:start w:val="1"/>
      <w:numFmt w:val="bullet"/>
      <w:lvlText w:val="o"/>
      <w:lvlJc w:val="left"/>
      <w:pPr>
        <w:ind w:left="3600" w:hanging="360"/>
      </w:pPr>
      <w:rPr>
        <w:rFonts w:ascii="Courier New" w:hAnsi="Courier New" w:hint="default"/>
      </w:rPr>
    </w:lvl>
    <w:lvl w:ilvl="5" w:tplc="799A9276">
      <w:start w:val="1"/>
      <w:numFmt w:val="bullet"/>
      <w:lvlText w:val=""/>
      <w:lvlJc w:val="left"/>
      <w:pPr>
        <w:ind w:left="4320" w:hanging="360"/>
      </w:pPr>
      <w:rPr>
        <w:rFonts w:ascii="Wingdings" w:hAnsi="Wingdings" w:hint="default"/>
      </w:rPr>
    </w:lvl>
    <w:lvl w:ilvl="6" w:tplc="61F09FF4">
      <w:start w:val="1"/>
      <w:numFmt w:val="bullet"/>
      <w:lvlText w:val=""/>
      <w:lvlJc w:val="left"/>
      <w:pPr>
        <w:ind w:left="5040" w:hanging="360"/>
      </w:pPr>
      <w:rPr>
        <w:rFonts w:ascii="Symbol" w:hAnsi="Symbol" w:hint="default"/>
      </w:rPr>
    </w:lvl>
    <w:lvl w:ilvl="7" w:tplc="CF7082F6">
      <w:start w:val="1"/>
      <w:numFmt w:val="bullet"/>
      <w:lvlText w:val="o"/>
      <w:lvlJc w:val="left"/>
      <w:pPr>
        <w:ind w:left="5760" w:hanging="360"/>
      </w:pPr>
      <w:rPr>
        <w:rFonts w:ascii="Courier New" w:hAnsi="Courier New" w:hint="default"/>
      </w:rPr>
    </w:lvl>
    <w:lvl w:ilvl="8" w:tplc="A830C45C">
      <w:start w:val="1"/>
      <w:numFmt w:val="bullet"/>
      <w:lvlText w:val=""/>
      <w:lvlJc w:val="left"/>
      <w:pPr>
        <w:ind w:left="6480" w:hanging="360"/>
      </w:pPr>
      <w:rPr>
        <w:rFonts w:ascii="Wingdings" w:hAnsi="Wingdings" w:hint="default"/>
      </w:rPr>
    </w:lvl>
  </w:abstractNum>
  <w:abstractNum w:abstractNumId="32" w15:restartNumberingAfterBreak="0">
    <w:nsid w:val="7419368E"/>
    <w:multiLevelType w:val="hybridMultilevel"/>
    <w:tmpl w:val="1A2C4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F608192">
      <w:start w:val="1"/>
      <w:numFmt w:val="bullet"/>
      <w:lvlText w:val=""/>
      <w:lvlJc w:val="left"/>
      <w:pPr>
        <w:ind w:left="2160" w:hanging="360"/>
      </w:pPr>
      <w:rPr>
        <w:rFonts w:ascii="Wingdings" w:hAnsi="Wingdings" w:hint="default"/>
        <w:strike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0E0524"/>
    <w:multiLevelType w:val="hybridMultilevel"/>
    <w:tmpl w:val="40BA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46472D"/>
    <w:multiLevelType w:val="multilevel"/>
    <w:tmpl w:val="EAE28856"/>
    <w:lvl w:ilvl="0">
      <w:start w:val="1"/>
      <w:numFmt w:val="decimal"/>
      <w:pStyle w:val="ADCBHeading1"/>
      <w:lvlText w:val="%1."/>
      <w:lvlJc w:val="left"/>
      <w:pPr>
        <w:tabs>
          <w:tab w:val="num" w:pos="720"/>
        </w:tabs>
        <w:ind w:left="360" w:hanging="360"/>
      </w:pPr>
      <w:rPr>
        <w:rFonts w:hint="default"/>
      </w:rPr>
    </w:lvl>
    <w:lvl w:ilvl="1">
      <w:start w:val="1"/>
      <w:numFmt w:val="decimal"/>
      <w:pStyle w:val="ADCBHeading2"/>
      <w:lvlText w:val="%1.%2."/>
      <w:lvlJc w:val="left"/>
      <w:pPr>
        <w:tabs>
          <w:tab w:val="num" w:pos="1080"/>
        </w:tabs>
        <w:ind w:left="72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DCBHeading3"/>
      <w:lvlText w:val="%1.%2.%3."/>
      <w:lvlJc w:val="left"/>
      <w:pPr>
        <w:tabs>
          <w:tab w:val="num" w:pos="144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DCBHeading4"/>
      <w:lvlText w:val="%1.%2.%3.%4."/>
      <w:lvlJc w:val="left"/>
      <w:pPr>
        <w:tabs>
          <w:tab w:val="num" w:pos="1800"/>
        </w:tabs>
        <w:ind w:left="1440" w:hanging="360"/>
      </w:pPr>
      <w:rPr>
        <w:rFonts w:hint="default"/>
      </w:rPr>
    </w:lvl>
    <w:lvl w:ilvl="4">
      <w:start w:val="1"/>
      <w:numFmt w:val="decimal"/>
      <w:lvlText w:val="%1.%2.%3.%4.%5."/>
      <w:lvlJc w:val="left"/>
      <w:pPr>
        <w:tabs>
          <w:tab w:val="num" w:pos="2160"/>
        </w:tabs>
        <w:ind w:left="1800" w:hanging="360"/>
      </w:pPr>
      <w:rPr>
        <w:rFonts w:hint="default"/>
      </w:rPr>
    </w:lvl>
    <w:lvl w:ilvl="5">
      <w:start w:val="1"/>
      <w:numFmt w:val="decimal"/>
      <w:lvlText w:val="%1.%2.%3.%4.%5.%6."/>
      <w:lvlJc w:val="left"/>
      <w:pPr>
        <w:tabs>
          <w:tab w:val="num" w:pos="2520"/>
        </w:tabs>
        <w:ind w:left="2160" w:hanging="360"/>
      </w:pPr>
      <w:rPr>
        <w:rFonts w:hint="default"/>
      </w:rPr>
    </w:lvl>
    <w:lvl w:ilvl="6">
      <w:start w:val="1"/>
      <w:numFmt w:val="decimal"/>
      <w:lvlText w:val="%1.%2.%3.%4.%5.%6.%7."/>
      <w:lvlJc w:val="left"/>
      <w:pPr>
        <w:tabs>
          <w:tab w:val="num" w:pos="2880"/>
        </w:tabs>
        <w:ind w:left="2520" w:hanging="360"/>
      </w:pPr>
      <w:rPr>
        <w:rFonts w:hint="default"/>
      </w:rPr>
    </w:lvl>
    <w:lvl w:ilvl="7">
      <w:start w:val="1"/>
      <w:numFmt w:val="decimal"/>
      <w:lvlText w:val="%1.%2.%3.%4.%5.%6.%7.%8."/>
      <w:lvlJc w:val="left"/>
      <w:pPr>
        <w:tabs>
          <w:tab w:val="num" w:pos="3240"/>
        </w:tabs>
        <w:ind w:left="2880" w:hanging="360"/>
      </w:pPr>
      <w:rPr>
        <w:rFonts w:hint="default"/>
      </w:rPr>
    </w:lvl>
    <w:lvl w:ilvl="8">
      <w:start w:val="1"/>
      <w:numFmt w:val="decimal"/>
      <w:lvlText w:val="%1.%2.%3.%4.%5.%6.%7.%8.%9."/>
      <w:lvlJc w:val="left"/>
      <w:pPr>
        <w:tabs>
          <w:tab w:val="num" w:pos="3600"/>
        </w:tabs>
        <w:ind w:left="3240" w:hanging="360"/>
      </w:pPr>
      <w:rPr>
        <w:rFonts w:hint="default"/>
      </w:rPr>
    </w:lvl>
  </w:abstractNum>
  <w:num w:numId="1">
    <w:abstractNumId w:val="27"/>
  </w:num>
  <w:num w:numId="2">
    <w:abstractNumId w:val="6"/>
  </w:num>
  <w:num w:numId="3">
    <w:abstractNumId w:val="31"/>
  </w:num>
  <w:num w:numId="4">
    <w:abstractNumId w:val="14"/>
  </w:num>
  <w:num w:numId="5">
    <w:abstractNumId w:val="1"/>
  </w:num>
  <w:num w:numId="6">
    <w:abstractNumId w:val="20"/>
  </w:num>
  <w:num w:numId="7">
    <w:abstractNumId w:val="0"/>
  </w:num>
  <w:num w:numId="8">
    <w:abstractNumId w:val="32"/>
  </w:num>
  <w:num w:numId="9">
    <w:abstractNumId w:val="8"/>
  </w:num>
  <w:num w:numId="10">
    <w:abstractNumId w:val="16"/>
  </w:num>
  <w:num w:numId="11">
    <w:abstractNumId w:val="24"/>
  </w:num>
  <w:num w:numId="12">
    <w:abstractNumId w:val="29"/>
  </w:num>
  <w:num w:numId="13">
    <w:abstractNumId w:val="3"/>
  </w:num>
  <w:num w:numId="14">
    <w:abstractNumId w:val="34"/>
  </w:num>
  <w:num w:numId="15">
    <w:abstractNumId w:val="19"/>
  </w:num>
  <w:num w:numId="16">
    <w:abstractNumId w:val="29"/>
  </w:num>
  <w:num w:numId="17">
    <w:abstractNumId w:val="21"/>
  </w:num>
  <w:num w:numId="18">
    <w:abstractNumId w:val="30"/>
  </w:num>
  <w:num w:numId="19">
    <w:abstractNumId w:val="5"/>
  </w:num>
  <w:num w:numId="20">
    <w:abstractNumId w:val="15"/>
  </w:num>
  <w:num w:numId="21">
    <w:abstractNumId w:val="13"/>
  </w:num>
  <w:num w:numId="22">
    <w:abstractNumId w:val="28"/>
  </w:num>
  <w:num w:numId="23">
    <w:abstractNumId w:val="10"/>
  </w:num>
  <w:num w:numId="24">
    <w:abstractNumId w:val="12"/>
  </w:num>
  <w:num w:numId="25">
    <w:abstractNumId w:val="33"/>
  </w:num>
  <w:num w:numId="26">
    <w:abstractNumId w:val="26"/>
  </w:num>
  <w:num w:numId="27">
    <w:abstractNumId w:val="4"/>
  </w:num>
  <w:num w:numId="28">
    <w:abstractNumId w:val="23"/>
  </w:num>
  <w:num w:numId="29">
    <w:abstractNumId w:val="22"/>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7"/>
  </w:num>
  <w:num w:numId="39">
    <w:abstractNumId w:val="11"/>
  </w:num>
  <w:num w:numId="40">
    <w:abstractNumId w:val="1"/>
  </w:num>
  <w:num w:numId="41">
    <w:abstractNumId w:val="2"/>
  </w:num>
  <w:num w:numId="42">
    <w:abstractNumId w:val="25"/>
  </w:num>
  <w:num w:numId="43">
    <w:abstractNumId w:val="9"/>
  </w:num>
  <w:num w:numId="44">
    <w:abstractNumId w:val="7"/>
  </w:num>
  <w:num w:numId="45">
    <w:abstractNumId w:val="1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neha Thamattoor">
    <w15:presenceInfo w15:providerId="AD" w15:userId="S::sneha.thamattoor@alansari.ae::27bec5b9-816a-4ca2-afcd-e4ce36013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EBF"/>
    <w:rsid w:val="0000176D"/>
    <w:rsid w:val="00001D7F"/>
    <w:rsid w:val="00006195"/>
    <w:rsid w:val="00006432"/>
    <w:rsid w:val="000069CD"/>
    <w:rsid w:val="00006C1F"/>
    <w:rsid w:val="00006C45"/>
    <w:rsid w:val="0001303E"/>
    <w:rsid w:val="000146D1"/>
    <w:rsid w:val="00021DB8"/>
    <w:rsid w:val="00024C0C"/>
    <w:rsid w:val="00030D25"/>
    <w:rsid w:val="000328E6"/>
    <w:rsid w:val="00033515"/>
    <w:rsid w:val="00036DC5"/>
    <w:rsid w:val="00037C6F"/>
    <w:rsid w:val="00041BEA"/>
    <w:rsid w:val="000434AD"/>
    <w:rsid w:val="00044024"/>
    <w:rsid w:val="0004405A"/>
    <w:rsid w:val="000458A9"/>
    <w:rsid w:val="000507DA"/>
    <w:rsid w:val="00050A0E"/>
    <w:rsid w:val="00053000"/>
    <w:rsid w:val="0005373B"/>
    <w:rsid w:val="0005512D"/>
    <w:rsid w:val="00057EAC"/>
    <w:rsid w:val="00064033"/>
    <w:rsid w:val="00064E81"/>
    <w:rsid w:val="000676BF"/>
    <w:rsid w:val="00070B59"/>
    <w:rsid w:val="00073CF5"/>
    <w:rsid w:val="00073E35"/>
    <w:rsid w:val="00077D97"/>
    <w:rsid w:val="000844DD"/>
    <w:rsid w:val="000864F7"/>
    <w:rsid w:val="00090CFA"/>
    <w:rsid w:val="00093629"/>
    <w:rsid w:val="000939E0"/>
    <w:rsid w:val="00093E07"/>
    <w:rsid w:val="0009401B"/>
    <w:rsid w:val="000955A8"/>
    <w:rsid w:val="00095FB5"/>
    <w:rsid w:val="00096487"/>
    <w:rsid w:val="00096D56"/>
    <w:rsid w:val="000A04B6"/>
    <w:rsid w:val="000A2D5A"/>
    <w:rsid w:val="000A42F8"/>
    <w:rsid w:val="000A4A29"/>
    <w:rsid w:val="000A6B8E"/>
    <w:rsid w:val="000B1AEE"/>
    <w:rsid w:val="000B2A1B"/>
    <w:rsid w:val="000C49D9"/>
    <w:rsid w:val="000C57F2"/>
    <w:rsid w:val="000C59B8"/>
    <w:rsid w:val="000C5D65"/>
    <w:rsid w:val="000C6E30"/>
    <w:rsid w:val="000D203B"/>
    <w:rsid w:val="000D4E5D"/>
    <w:rsid w:val="000D5B7C"/>
    <w:rsid w:val="000D673C"/>
    <w:rsid w:val="000E1C25"/>
    <w:rsid w:val="000E20F1"/>
    <w:rsid w:val="000E635B"/>
    <w:rsid w:val="000E7634"/>
    <w:rsid w:val="000F237B"/>
    <w:rsid w:val="000F48A4"/>
    <w:rsid w:val="000F5D24"/>
    <w:rsid w:val="000F5F5A"/>
    <w:rsid w:val="000F5F6E"/>
    <w:rsid w:val="000F67B7"/>
    <w:rsid w:val="000F6E12"/>
    <w:rsid w:val="000F6EB6"/>
    <w:rsid w:val="00102C80"/>
    <w:rsid w:val="00107682"/>
    <w:rsid w:val="00107941"/>
    <w:rsid w:val="00107CCE"/>
    <w:rsid w:val="00111217"/>
    <w:rsid w:val="001114AB"/>
    <w:rsid w:val="00112280"/>
    <w:rsid w:val="00113BFC"/>
    <w:rsid w:val="00114686"/>
    <w:rsid w:val="00116AD6"/>
    <w:rsid w:val="0011791F"/>
    <w:rsid w:val="00120FD3"/>
    <w:rsid w:val="00121A00"/>
    <w:rsid w:val="00121C6D"/>
    <w:rsid w:val="00122B13"/>
    <w:rsid w:val="00125A4C"/>
    <w:rsid w:val="00130030"/>
    <w:rsid w:val="00133401"/>
    <w:rsid w:val="00133C14"/>
    <w:rsid w:val="00135DAA"/>
    <w:rsid w:val="00135E71"/>
    <w:rsid w:val="001373C2"/>
    <w:rsid w:val="00137DC9"/>
    <w:rsid w:val="00141F8B"/>
    <w:rsid w:val="00143C2E"/>
    <w:rsid w:val="00152382"/>
    <w:rsid w:val="00155754"/>
    <w:rsid w:val="001575AE"/>
    <w:rsid w:val="00157BB5"/>
    <w:rsid w:val="00164E7E"/>
    <w:rsid w:val="00167B57"/>
    <w:rsid w:val="00171C0D"/>
    <w:rsid w:val="001726C7"/>
    <w:rsid w:val="001764E9"/>
    <w:rsid w:val="00180949"/>
    <w:rsid w:val="00185305"/>
    <w:rsid w:val="001903DD"/>
    <w:rsid w:val="00194CF1"/>
    <w:rsid w:val="00194F32"/>
    <w:rsid w:val="00197AD9"/>
    <w:rsid w:val="00197C8A"/>
    <w:rsid w:val="001A0B0F"/>
    <w:rsid w:val="001A2F18"/>
    <w:rsid w:val="001A59F6"/>
    <w:rsid w:val="001A64A9"/>
    <w:rsid w:val="001A775A"/>
    <w:rsid w:val="001B2A5C"/>
    <w:rsid w:val="001B4416"/>
    <w:rsid w:val="001B628A"/>
    <w:rsid w:val="001C1F01"/>
    <w:rsid w:val="001C1F2E"/>
    <w:rsid w:val="001C2B22"/>
    <w:rsid w:val="001C3A2A"/>
    <w:rsid w:val="001C53A2"/>
    <w:rsid w:val="001C6122"/>
    <w:rsid w:val="001D1042"/>
    <w:rsid w:val="001D12D7"/>
    <w:rsid w:val="001D2331"/>
    <w:rsid w:val="001D4A19"/>
    <w:rsid w:val="001D4F14"/>
    <w:rsid w:val="001E67D8"/>
    <w:rsid w:val="001E6903"/>
    <w:rsid w:val="001E9D7E"/>
    <w:rsid w:val="001F23FE"/>
    <w:rsid w:val="001F3391"/>
    <w:rsid w:val="001F7F7E"/>
    <w:rsid w:val="00200FAE"/>
    <w:rsid w:val="00201C1F"/>
    <w:rsid w:val="00203F5E"/>
    <w:rsid w:val="00210A19"/>
    <w:rsid w:val="00213530"/>
    <w:rsid w:val="00213DCD"/>
    <w:rsid w:val="002170B1"/>
    <w:rsid w:val="002215A7"/>
    <w:rsid w:val="00223110"/>
    <w:rsid w:val="00223A98"/>
    <w:rsid w:val="00224387"/>
    <w:rsid w:val="002247D2"/>
    <w:rsid w:val="00225B1C"/>
    <w:rsid w:val="00226134"/>
    <w:rsid w:val="00227677"/>
    <w:rsid w:val="00230EAF"/>
    <w:rsid w:val="00235C84"/>
    <w:rsid w:val="00236DD1"/>
    <w:rsid w:val="00240E77"/>
    <w:rsid w:val="00243006"/>
    <w:rsid w:val="00243C8F"/>
    <w:rsid w:val="0024556F"/>
    <w:rsid w:val="002461D5"/>
    <w:rsid w:val="00250E1C"/>
    <w:rsid w:val="00252726"/>
    <w:rsid w:val="00255DD6"/>
    <w:rsid w:val="00256341"/>
    <w:rsid w:val="00256FF6"/>
    <w:rsid w:val="002573C6"/>
    <w:rsid w:val="002577B1"/>
    <w:rsid w:val="002600D9"/>
    <w:rsid w:val="00263499"/>
    <w:rsid w:val="00263857"/>
    <w:rsid w:val="002650EC"/>
    <w:rsid w:val="00265827"/>
    <w:rsid w:val="0026595E"/>
    <w:rsid w:val="0026713D"/>
    <w:rsid w:val="00267580"/>
    <w:rsid w:val="00270B0C"/>
    <w:rsid w:val="002743A9"/>
    <w:rsid w:val="00274BF4"/>
    <w:rsid w:val="002758F2"/>
    <w:rsid w:val="00276346"/>
    <w:rsid w:val="00280DAE"/>
    <w:rsid w:val="002822A4"/>
    <w:rsid w:val="002835C3"/>
    <w:rsid w:val="00283E62"/>
    <w:rsid w:val="0028593C"/>
    <w:rsid w:val="00286E8E"/>
    <w:rsid w:val="002928A2"/>
    <w:rsid w:val="0029442E"/>
    <w:rsid w:val="0029676D"/>
    <w:rsid w:val="0029724F"/>
    <w:rsid w:val="002A0B54"/>
    <w:rsid w:val="002A0FB9"/>
    <w:rsid w:val="002A55A2"/>
    <w:rsid w:val="002B0AAF"/>
    <w:rsid w:val="002B12BE"/>
    <w:rsid w:val="002B70EC"/>
    <w:rsid w:val="002C1047"/>
    <w:rsid w:val="002C4BE5"/>
    <w:rsid w:val="002C70B8"/>
    <w:rsid w:val="002C7485"/>
    <w:rsid w:val="002C7E2C"/>
    <w:rsid w:val="002D120C"/>
    <w:rsid w:val="002D30AA"/>
    <w:rsid w:val="002D5E9D"/>
    <w:rsid w:val="002D6B3F"/>
    <w:rsid w:val="002D7089"/>
    <w:rsid w:val="002E0F9E"/>
    <w:rsid w:val="002E2332"/>
    <w:rsid w:val="002F1DCB"/>
    <w:rsid w:val="002F327F"/>
    <w:rsid w:val="002F4454"/>
    <w:rsid w:val="002F5BB3"/>
    <w:rsid w:val="00300FA1"/>
    <w:rsid w:val="00301423"/>
    <w:rsid w:val="00305706"/>
    <w:rsid w:val="00307DB0"/>
    <w:rsid w:val="00310610"/>
    <w:rsid w:val="00311BA3"/>
    <w:rsid w:val="00311F85"/>
    <w:rsid w:val="00312688"/>
    <w:rsid w:val="00315606"/>
    <w:rsid w:val="00321C90"/>
    <w:rsid w:val="00323006"/>
    <w:rsid w:val="00323837"/>
    <w:rsid w:val="00323B23"/>
    <w:rsid w:val="00324754"/>
    <w:rsid w:val="00325A64"/>
    <w:rsid w:val="00326BAB"/>
    <w:rsid w:val="0033215C"/>
    <w:rsid w:val="00333328"/>
    <w:rsid w:val="003347FB"/>
    <w:rsid w:val="00335A78"/>
    <w:rsid w:val="00337B4D"/>
    <w:rsid w:val="00340594"/>
    <w:rsid w:val="00340676"/>
    <w:rsid w:val="0034155A"/>
    <w:rsid w:val="00341F8F"/>
    <w:rsid w:val="00346B3D"/>
    <w:rsid w:val="0034732E"/>
    <w:rsid w:val="00350E28"/>
    <w:rsid w:val="00353C09"/>
    <w:rsid w:val="00357BC6"/>
    <w:rsid w:val="00363203"/>
    <w:rsid w:val="00363F1E"/>
    <w:rsid w:val="00364E3D"/>
    <w:rsid w:val="003663BF"/>
    <w:rsid w:val="00367444"/>
    <w:rsid w:val="003674C6"/>
    <w:rsid w:val="00367C61"/>
    <w:rsid w:val="003702ED"/>
    <w:rsid w:val="003709CE"/>
    <w:rsid w:val="003715B1"/>
    <w:rsid w:val="0037251E"/>
    <w:rsid w:val="00376234"/>
    <w:rsid w:val="003802F7"/>
    <w:rsid w:val="00382A42"/>
    <w:rsid w:val="00393034"/>
    <w:rsid w:val="00393F27"/>
    <w:rsid w:val="00395020"/>
    <w:rsid w:val="003A0119"/>
    <w:rsid w:val="003A57FF"/>
    <w:rsid w:val="003A69FD"/>
    <w:rsid w:val="003B07EB"/>
    <w:rsid w:val="003B6FF6"/>
    <w:rsid w:val="003B7F64"/>
    <w:rsid w:val="003C10AF"/>
    <w:rsid w:val="003C29CA"/>
    <w:rsid w:val="003C6E27"/>
    <w:rsid w:val="003C6E43"/>
    <w:rsid w:val="003D06BE"/>
    <w:rsid w:val="003D23A8"/>
    <w:rsid w:val="003D5EF5"/>
    <w:rsid w:val="003D6CED"/>
    <w:rsid w:val="003D7092"/>
    <w:rsid w:val="003E09F3"/>
    <w:rsid w:val="003E1B01"/>
    <w:rsid w:val="003F3D5F"/>
    <w:rsid w:val="003F48D3"/>
    <w:rsid w:val="003F4ED0"/>
    <w:rsid w:val="003F67A3"/>
    <w:rsid w:val="00404B37"/>
    <w:rsid w:val="004067D5"/>
    <w:rsid w:val="00407647"/>
    <w:rsid w:val="00407AEC"/>
    <w:rsid w:val="004126EC"/>
    <w:rsid w:val="00414FE3"/>
    <w:rsid w:val="00433184"/>
    <w:rsid w:val="004369F0"/>
    <w:rsid w:val="0043736E"/>
    <w:rsid w:val="00441F8E"/>
    <w:rsid w:val="0044219D"/>
    <w:rsid w:val="00443861"/>
    <w:rsid w:val="0044520E"/>
    <w:rsid w:val="004454A7"/>
    <w:rsid w:val="00445EB4"/>
    <w:rsid w:val="00451FDD"/>
    <w:rsid w:val="0045688C"/>
    <w:rsid w:val="00457F6F"/>
    <w:rsid w:val="00464200"/>
    <w:rsid w:val="00466F67"/>
    <w:rsid w:val="00473BC3"/>
    <w:rsid w:val="004767D4"/>
    <w:rsid w:val="00481F0F"/>
    <w:rsid w:val="00484A20"/>
    <w:rsid w:val="00484E60"/>
    <w:rsid w:val="004864F8"/>
    <w:rsid w:val="00486EC2"/>
    <w:rsid w:val="00487EC3"/>
    <w:rsid w:val="004903C5"/>
    <w:rsid w:val="004945C2"/>
    <w:rsid w:val="00495A43"/>
    <w:rsid w:val="004A2759"/>
    <w:rsid w:val="004A3CAB"/>
    <w:rsid w:val="004A46C8"/>
    <w:rsid w:val="004A5A32"/>
    <w:rsid w:val="004A6C13"/>
    <w:rsid w:val="004B0561"/>
    <w:rsid w:val="004B2AE0"/>
    <w:rsid w:val="004B5E68"/>
    <w:rsid w:val="004B6C29"/>
    <w:rsid w:val="004B6FFA"/>
    <w:rsid w:val="004B7F00"/>
    <w:rsid w:val="004C0C3F"/>
    <w:rsid w:val="004C2142"/>
    <w:rsid w:val="004C5A93"/>
    <w:rsid w:val="004C7D01"/>
    <w:rsid w:val="004D4AB3"/>
    <w:rsid w:val="004D5D65"/>
    <w:rsid w:val="004D6229"/>
    <w:rsid w:val="004D7E43"/>
    <w:rsid w:val="004E17BE"/>
    <w:rsid w:val="004E4FCC"/>
    <w:rsid w:val="004E636C"/>
    <w:rsid w:val="004E6941"/>
    <w:rsid w:val="004F17E1"/>
    <w:rsid w:val="004F2736"/>
    <w:rsid w:val="005013B6"/>
    <w:rsid w:val="005031D1"/>
    <w:rsid w:val="00503B02"/>
    <w:rsid w:val="005054D9"/>
    <w:rsid w:val="005135DB"/>
    <w:rsid w:val="00520C23"/>
    <w:rsid w:val="00524DB9"/>
    <w:rsid w:val="00525393"/>
    <w:rsid w:val="00530ADD"/>
    <w:rsid w:val="00530E91"/>
    <w:rsid w:val="00533D7C"/>
    <w:rsid w:val="00534A9D"/>
    <w:rsid w:val="00534D7E"/>
    <w:rsid w:val="00536BE5"/>
    <w:rsid w:val="00537710"/>
    <w:rsid w:val="005403D1"/>
    <w:rsid w:val="005409CF"/>
    <w:rsid w:val="005455C6"/>
    <w:rsid w:val="00550ABF"/>
    <w:rsid w:val="00552F6A"/>
    <w:rsid w:val="005533BD"/>
    <w:rsid w:val="005560BA"/>
    <w:rsid w:val="00556613"/>
    <w:rsid w:val="00563474"/>
    <w:rsid w:val="00563EB2"/>
    <w:rsid w:val="005643FA"/>
    <w:rsid w:val="00577F7D"/>
    <w:rsid w:val="00581BB9"/>
    <w:rsid w:val="00582DF4"/>
    <w:rsid w:val="0058798F"/>
    <w:rsid w:val="005929D5"/>
    <w:rsid w:val="00592BC7"/>
    <w:rsid w:val="005953C0"/>
    <w:rsid w:val="00596BEA"/>
    <w:rsid w:val="005A0F1A"/>
    <w:rsid w:val="005A12C6"/>
    <w:rsid w:val="005A23FB"/>
    <w:rsid w:val="005A3169"/>
    <w:rsid w:val="005A3DD8"/>
    <w:rsid w:val="005B2091"/>
    <w:rsid w:val="005B50E4"/>
    <w:rsid w:val="005B6A5B"/>
    <w:rsid w:val="005B7D25"/>
    <w:rsid w:val="005C0851"/>
    <w:rsid w:val="005C0B75"/>
    <w:rsid w:val="005C1054"/>
    <w:rsid w:val="005C27B9"/>
    <w:rsid w:val="005C48C2"/>
    <w:rsid w:val="005C608A"/>
    <w:rsid w:val="005C6C00"/>
    <w:rsid w:val="005C76DB"/>
    <w:rsid w:val="005D2624"/>
    <w:rsid w:val="005D4456"/>
    <w:rsid w:val="005D7242"/>
    <w:rsid w:val="005E0101"/>
    <w:rsid w:val="005E24FE"/>
    <w:rsid w:val="005E38D3"/>
    <w:rsid w:val="005E5960"/>
    <w:rsid w:val="005E5BE0"/>
    <w:rsid w:val="005F079C"/>
    <w:rsid w:val="005F09EC"/>
    <w:rsid w:val="005F1582"/>
    <w:rsid w:val="005F623C"/>
    <w:rsid w:val="005F634C"/>
    <w:rsid w:val="005F74F3"/>
    <w:rsid w:val="00604A26"/>
    <w:rsid w:val="00606062"/>
    <w:rsid w:val="00611C3A"/>
    <w:rsid w:val="006138FF"/>
    <w:rsid w:val="006141AC"/>
    <w:rsid w:val="0061457E"/>
    <w:rsid w:val="00615D8E"/>
    <w:rsid w:val="00616269"/>
    <w:rsid w:val="0062147D"/>
    <w:rsid w:val="0062321E"/>
    <w:rsid w:val="00625429"/>
    <w:rsid w:val="00625AFA"/>
    <w:rsid w:val="00626029"/>
    <w:rsid w:val="006317E6"/>
    <w:rsid w:val="00634F43"/>
    <w:rsid w:val="0064205D"/>
    <w:rsid w:val="006425F4"/>
    <w:rsid w:val="00643B37"/>
    <w:rsid w:val="00645E65"/>
    <w:rsid w:val="006504CD"/>
    <w:rsid w:val="00650708"/>
    <w:rsid w:val="00655295"/>
    <w:rsid w:val="00656B1A"/>
    <w:rsid w:val="00657E9F"/>
    <w:rsid w:val="00662832"/>
    <w:rsid w:val="00670A41"/>
    <w:rsid w:val="00670E32"/>
    <w:rsid w:val="00671966"/>
    <w:rsid w:val="00677635"/>
    <w:rsid w:val="00677DB8"/>
    <w:rsid w:val="00680ED6"/>
    <w:rsid w:val="006819FA"/>
    <w:rsid w:val="00682659"/>
    <w:rsid w:val="006842DA"/>
    <w:rsid w:val="00684515"/>
    <w:rsid w:val="006845FA"/>
    <w:rsid w:val="00685734"/>
    <w:rsid w:val="0068711E"/>
    <w:rsid w:val="006877D7"/>
    <w:rsid w:val="006902CD"/>
    <w:rsid w:val="00692EE3"/>
    <w:rsid w:val="006A0F49"/>
    <w:rsid w:val="006A15B0"/>
    <w:rsid w:val="006A4C99"/>
    <w:rsid w:val="006A6782"/>
    <w:rsid w:val="006B0B93"/>
    <w:rsid w:val="006B1A68"/>
    <w:rsid w:val="006B3570"/>
    <w:rsid w:val="006B4C97"/>
    <w:rsid w:val="006B7F29"/>
    <w:rsid w:val="006C3580"/>
    <w:rsid w:val="006C5B3C"/>
    <w:rsid w:val="006C7892"/>
    <w:rsid w:val="006D2649"/>
    <w:rsid w:val="006D3258"/>
    <w:rsid w:val="006D3316"/>
    <w:rsid w:val="006D4E7D"/>
    <w:rsid w:val="006D5C03"/>
    <w:rsid w:val="006D7F86"/>
    <w:rsid w:val="006E1614"/>
    <w:rsid w:val="006E19ED"/>
    <w:rsid w:val="006E5D44"/>
    <w:rsid w:val="006E747A"/>
    <w:rsid w:val="006F3885"/>
    <w:rsid w:val="00702329"/>
    <w:rsid w:val="007023A3"/>
    <w:rsid w:val="00702E5B"/>
    <w:rsid w:val="0070309F"/>
    <w:rsid w:val="00703688"/>
    <w:rsid w:val="00703C1F"/>
    <w:rsid w:val="00705465"/>
    <w:rsid w:val="00712159"/>
    <w:rsid w:val="0071454D"/>
    <w:rsid w:val="007169E0"/>
    <w:rsid w:val="007223BF"/>
    <w:rsid w:val="007230FC"/>
    <w:rsid w:val="00724180"/>
    <w:rsid w:val="007242FC"/>
    <w:rsid w:val="00724891"/>
    <w:rsid w:val="007262DE"/>
    <w:rsid w:val="007316F2"/>
    <w:rsid w:val="00732B68"/>
    <w:rsid w:val="00734295"/>
    <w:rsid w:val="00734B95"/>
    <w:rsid w:val="00743230"/>
    <w:rsid w:val="0074476D"/>
    <w:rsid w:val="00745423"/>
    <w:rsid w:val="00747FC2"/>
    <w:rsid w:val="0075397A"/>
    <w:rsid w:val="00754B33"/>
    <w:rsid w:val="007558EC"/>
    <w:rsid w:val="00755C38"/>
    <w:rsid w:val="00756305"/>
    <w:rsid w:val="007570EA"/>
    <w:rsid w:val="007575D1"/>
    <w:rsid w:val="0076353D"/>
    <w:rsid w:val="00763A54"/>
    <w:rsid w:val="0076409A"/>
    <w:rsid w:val="00770E9E"/>
    <w:rsid w:val="0077197C"/>
    <w:rsid w:val="00771C8E"/>
    <w:rsid w:val="007767A5"/>
    <w:rsid w:val="00786653"/>
    <w:rsid w:val="007867D4"/>
    <w:rsid w:val="007A1594"/>
    <w:rsid w:val="007A246D"/>
    <w:rsid w:val="007A3158"/>
    <w:rsid w:val="007A355D"/>
    <w:rsid w:val="007A538C"/>
    <w:rsid w:val="007A6F0D"/>
    <w:rsid w:val="007A7281"/>
    <w:rsid w:val="007A7F42"/>
    <w:rsid w:val="007B2023"/>
    <w:rsid w:val="007B2E12"/>
    <w:rsid w:val="007B4A52"/>
    <w:rsid w:val="007B5B15"/>
    <w:rsid w:val="007B655C"/>
    <w:rsid w:val="007B65A9"/>
    <w:rsid w:val="007B6726"/>
    <w:rsid w:val="007C1776"/>
    <w:rsid w:val="007C4FA5"/>
    <w:rsid w:val="007C57C1"/>
    <w:rsid w:val="007C586E"/>
    <w:rsid w:val="007C6DA5"/>
    <w:rsid w:val="007C7B54"/>
    <w:rsid w:val="007C7E83"/>
    <w:rsid w:val="007D30D7"/>
    <w:rsid w:val="007D3D97"/>
    <w:rsid w:val="007D5FFD"/>
    <w:rsid w:val="007D651C"/>
    <w:rsid w:val="007E1168"/>
    <w:rsid w:val="007E13D9"/>
    <w:rsid w:val="007E38FA"/>
    <w:rsid w:val="007E4EF0"/>
    <w:rsid w:val="007E5A77"/>
    <w:rsid w:val="007F08F8"/>
    <w:rsid w:val="007F1337"/>
    <w:rsid w:val="007F1912"/>
    <w:rsid w:val="007F2C8D"/>
    <w:rsid w:val="007F5CF0"/>
    <w:rsid w:val="00803740"/>
    <w:rsid w:val="00805114"/>
    <w:rsid w:val="008121EB"/>
    <w:rsid w:val="00812924"/>
    <w:rsid w:val="008159CA"/>
    <w:rsid w:val="00815D1B"/>
    <w:rsid w:val="008167AD"/>
    <w:rsid w:val="00817028"/>
    <w:rsid w:val="00817D6A"/>
    <w:rsid w:val="00820652"/>
    <w:rsid w:val="00820D45"/>
    <w:rsid w:val="008220F2"/>
    <w:rsid w:val="00824492"/>
    <w:rsid w:val="00826FE4"/>
    <w:rsid w:val="0083178E"/>
    <w:rsid w:val="0083271A"/>
    <w:rsid w:val="008365B7"/>
    <w:rsid w:val="00836A8B"/>
    <w:rsid w:val="00836C4F"/>
    <w:rsid w:val="00837C86"/>
    <w:rsid w:val="00840150"/>
    <w:rsid w:val="0084118D"/>
    <w:rsid w:val="00843BEB"/>
    <w:rsid w:val="00843EA9"/>
    <w:rsid w:val="00846182"/>
    <w:rsid w:val="00847032"/>
    <w:rsid w:val="00851395"/>
    <w:rsid w:val="008515FD"/>
    <w:rsid w:val="0085192D"/>
    <w:rsid w:val="00853A97"/>
    <w:rsid w:val="00861854"/>
    <w:rsid w:val="00864005"/>
    <w:rsid w:val="008641F8"/>
    <w:rsid w:val="00864496"/>
    <w:rsid w:val="00864B32"/>
    <w:rsid w:val="00866DA3"/>
    <w:rsid w:val="008703EA"/>
    <w:rsid w:val="008709FF"/>
    <w:rsid w:val="00873321"/>
    <w:rsid w:val="00873578"/>
    <w:rsid w:val="0088566D"/>
    <w:rsid w:val="00886BBA"/>
    <w:rsid w:val="00894432"/>
    <w:rsid w:val="00894EBE"/>
    <w:rsid w:val="008A04E8"/>
    <w:rsid w:val="008A09D7"/>
    <w:rsid w:val="008A3F1E"/>
    <w:rsid w:val="008A70CE"/>
    <w:rsid w:val="008A794E"/>
    <w:rsid w:val="008B12C8"/>
    <w:rsid w:val="008B35D9"/>
    <w:rsid w:val="008B44B4"/>
    <w:rsid w:val="008B4B45"/>
    <w:rsid w:val="008B6D42"/>
    <w:rsid w:val="008B7438"/>
    <w:rsid w:val="008C1085"/>
    <w:rsid w:val="008C4AE2"/>
    <w:rsid w:val="008C7159"/>
    <w:rsid w:val="008D045C"/>
    <w:rsid w:val="008D3CD4"/>
    <w:rsid w:val="008D3F6C"/>
    <w:rsid w:val="008D4B87"/>
    <w:rsid w:val="008D6903"/>
    <w:rsid w:val="008E41B1"/>
    <w:rsid w:val="008E641D"/>
    <w:rsid w:val="008E72BD"/>
    <w:rsid w:val="008F1112"/>
    <w:rsid w:val="008F7874"/>
    <w:rsid w:val="009011A3"/>
    <w:rsid w:val="009016B7"/>
    <w:rsid w:val="00902287"/>
    <w:rsid w:val="00903373"/>
    <w:rsid w:val="00904CD6"/>
    <w:rsid w:val="009061F4"/>
    <w:rsid w:val="00907C01"/>
    <w:rsid w:val="009147C4"/>
    <w:rsid w:val="00915538"/>
    <w:rsid w:val="00917F7B"/>
    <w:rsid w:val="00921837"/>
    <w:rsid w:val="00922CF1"/>
    <w:rsid w:val="0092562E"/>
    <w:rsid w:val="00930EAF"/>
    <w:rsid w:val="00935D7C"/>
    <w:rsid w:val="009373B0"/>
    <w:rsid w:val="00937608"/>
    <w:rsid w:val="0094619D"/>
    <w:rsid w:val="00947714"/>
    <w:rsid w:val="00950109"/>
    <w:rsid w:val="00950283"/>
    <w:rsid w:val="00950712"/>
    <w:rsid w:val="009513BC"/>
    <w:rsid w:val="00952B67"/>
    <w:rsid w:val="009545A1"/>
    <w:rsid w:val="00966C29"/>
    <w:rsid w:val="009676C3"/>
    <w:rsid w:val="009701F7"/>
    <w:rsid w:val="009710A7"/>
    <w:rsid w:val="00971E87"/>
    <w:rsid w:val="00973BF9"/>
    <w:rsid w:val="00974732"/>
    <w:rsid w:val="0097476A"/>
    <w:rsid w:val="0097587B"/>
    <w:rsid w:val="0097613C"/>
    <w:rsid w:val="00984A06"/>
    <w:rsid w:val="00984AFB"/>
    <w:rsid w:val="00984C58"/>
    <w:rsid w:val="009903C4"/>
    <w:rsid w:val="009906C2"/>
    <w:rsid w:val="009946A4"/>
    <w:rsid w:val="009954C2"/>
    <w:rsid w:val="00996B5D"/>
    <w:rsid w:val="009A47BF"/>
    <w:rsid w:val="009A5FA9"/>
    <w:rsid w:val="009B25C8"/>
    <w:rsid w:val="009B2B9E"/>
    <w:rsid w:val="009B5A10"/>
    <w:rsid w:val="009B6BB1"/>
    <w:rsid w:val="009B7F4F"/>
    <w:rsid w:val="009C403F"/>
    <w:rsid w:val="009C43BB"/>
    <w:rsid w:val="009C5AE4"/>
    <w:rsid w:val="009C75B7"/>
    <w:rsid w:val="009D2B8E"/>
    <w:rsid w:val="009D3003"/>
    <w:rsid w:val="009D349A"/>
    <w:rsid w:val="009D4438"/>
    <w:rsid w:val="009D49F0"/>
    <w:rsid w:val="009D504E"/>
    <w:rsid w:val="009D51FE"/>
    <w:rsid w:val="009D538B"/>
    <w:rsid w:val="009E25DA"/>
    <w:rsid w:val="009E344F"/>
    <w:rsid w:val="009E430D"/>
    <w:rsid w:val="009E4EA9"/>
    <w:rsid w:val="009E606D"/>
    <w:rsid w:val="009E6C84"/>
    <w:rsid w:val="009F15B6"/>
    <w:rsid w:val="009F4C6B"/>
    <w:rsid w:val="009F5186"/>
    <w:rsid w:val="00A01294"/>
    <w:rsid w:val="00A033EE"/>
    <w:rsid w:val="00A03630"/>
    <w:rsid w:val="00A0411C"/>
    <w:rsid w:val="00A0555D"/>
    <w:rsid w:val="00A10574"/>
    <w:rsid w:val="00A12642"/>
    <w:rsid w:val="00A16F60"/>
    <w:rsid w:val="00A17DE8"/>
    <w:rsid w:val="00A21460"/>
    <w:rsid w:val="00A218F0"/>
    <w:rsid w:val="00A228EF"/>
    <w:rsid w:val="00A25225"/>
    <w:rsid w:val="00A25246"/>
    <w:rsid w:val="00A25426"/>
    <w:rsid w:val="00A2581A"/>
    <w:rsid w:val="00A25D74"/>
    <w:rsid w:val="00A32E4F"/>
    <w:rsid w:val="00A33228"/>
    <w:rsid w:val="00A3351D"/>
    <w:rsid w:val="00A33818"/>
    <w:rsid w:val="00A341D7"/>
    <w:rsid w:val="00A34610"/>
    <w:rsid w:val="00A35F9F"/>
    <w:rsid w:val="00A37380"/>
    <w:rsid w:val="00A40527"/>
    <w:rsid w:val="00A40925"/>
    <w:rsid w:val="00A4103E"/>
    <w:rsid w:val="00A42F86"/>
    <w:rsid w:val="00A529B1"/>
    <w:rsid w:val="00A5308D"/>
    <w:rsid w:val="00A541C4"/>
    <w:rsid w:val="00A54EAB"/>
    <w:rsid w:val="00A56E4A"/>
    <w:rsid w:val="00A578E4"/>
    <w:rsid w:val="00A60FEB"/>
    <w:rsid w:val="00A61B41"/>
    <w:rsid w:val="00A61C72"/>
    <w:rsid w:val="00A63424"/>
    <w:rsid w:val="00A639B8"/>
    <w:rsid w:val="00A64B25"/>
    <w:rsid w:val="00A678A6"/>
    <w:rsid w:val="00A701AD"/>
    <w:rsid w:val="00A729C0"/>
    <w:rsid w:val="00A75F2E"/>
    <w:rsid w:val="00A761CF"/>
    <w:rsid w:val="00A7747E"/>
    <w:rsid w:val="00A816EC"/>
    <w:rsid w:val="00A82FDB"/>
    <w:rsid w:val="00A83CD6"/>
    <w:rsid w:val="00A90B90"/>
    <w:rsid w:val="00A97BF5"/>
    <w:rsid w:val="00AA5AC5"/>
    <w:rsid w:val="00AB3B32"/>
    <w:rsid w:val="00AB426F"/>
    <w:rsid w:val="00AC0F2C"/>
    <w:rsid w:val="00AC1BE7"/>
    <w:rsid w:val="00AC203D"/>
    <w:rsid w:val="00AC4517"/>
    <w:rsid w:val="00AD0337"/>
    <w:rsid w:val="00AD1D40"/>
    <w:rsid w:val="00AD2821"/>
    <w:rsid w:val="00AD5C97"/>
    <w:rsid w:val="00AE0ED7"/>
    <w:rsid w:val="00AE32B4"/>
    <w:rsid w:val="00AE54CD"/>
    <w:rsid w:val="00AE6197"/>
    <w:rsid w:val="00AF3140"/>
    <w:rsid w:val="00AF5397"/>
    <w:rsid w:val="00AF5EAC"/>
    <w:rsid w:val="00AF6B74"/>
    <w:rsid w:val="00AF7047"/>
    <w:rsid w:val="00AF7631"/>
    <w:rsid w:val="00B00DC3"/>
    <w:rsid w:val="00B01072"/>
    <w:rsid w:val="00B02ED4"/>
    <w:rsid w:val="00B060DF"/>
    <w:rsid w:val="00B11A7C"/>
    <w:rsid w:val="00B229E5"/>
    <w:rsid w:val="00B22F80"/>
    <w:rsid w:val="00B256C3"/>
    <w:rsid w:val="00B256D9"/>
    <w:rsid w:val="00B27065"/>
    <w:rsid w:val="00B27134"/>
    <w:rsid w:val="00B32B8D"/>
    <w:rsid w:val="00B34D63"/>
    <w:rsid w:val="00B353C0"/>
    <w:rsid w:val="00B36DAE"/>
    <w:rsid w:val="00B41289"/>
    <w:rsid w:val="00B41D5A"/>
    <w:rsid w:val="00B44521"/>
    <w:rsid w:val="00B46078"/>
    <w:rsid w:val="00B46705"/>
    <w:rsid w:val="00B50ACF"/>
    <w:rsid w:val="00B52C8B"/>
    <w:rsid w:val="00B53DB8"/>
    <w:rsid w:val="00B5425C"/>
    <w:rsid w:val="00B5523D"/>
    <w:rsid w:val="00B55E01"/>
    <w:rsid w:val="00B60C2D"/>
    <w:rsid w:val="00B63769"/>
    <w:rsid w:val="00B63C5D"/>
    <w:rsid w:val="00B63C88"/>
    <w:rsid w:val="00B70EFC"/>
    <w:rsid w:val="00B733EE"/>
    <w:rsid w:val="00B742F2"/>
    <w:rsid w:val="00B76637"/>
    <w:rsid w:val="00B84491"/>
    <w:rsid w:val="00B8647C"/>
    <w:rsid w:val="00B90420"/>
    <w:rsid w:val="00B91883"/>
    <w:rsid w:val="00B93436"/>
    <w:rsid w:val="00B96CE5"/>
    <w:rsid w:val="00B97657"/>
    <w:rsid w:val="00B97E43"/>
    <w:rsid w:val="00BA0070"/>
    <w:rsid w:val="00BA2D1A"/>
    <w:rsid w:val="00BA5A29"/>
    <w:rsid w:val="00BA609B"/>
    <w:rsid w:val="00BB0B73"/>
    <w:rsid w:val="00BB31CE"/>
    <w:rsid w:val="00BB6474"/>
    <w:rsid w:val="00BB7F93"/>
    <w:rsid w:val="00BC3657"/>
    <w:rsid w:val="00BC7E37"/>
    <w:rsid w:val="00BD048D"/>
    <w:rsid w:val="00BD0B36"/>
    <w:rsid w:val="00BD5C74"/>
    <w:rsid w:val="00BD72FE"/>
    <w:rsid w:val="00BD7768"/>
    <w:rsid w:val="00BE158F"/>
    <w:rsid w:val="00BE180C"/>
    <w:rsid w:val="00BE45C5"/>
    <w:rsid w:val="00BE4755"/>
    <w:rsid w:val="00BE5A98"/>
    <w:rsid w:val="00BE77CC"/>
    <w:rsid w:val="00BF0F46"/>
    <w:rsid w:val="00BF2D32"/>
    <w:rsid w:val="00BF2D4B"/>
    <w:rsid w:val="00BF37E3"/>
    <w:rsid w:val="00BF3D38"/>
    <w:rsid w:val="00BF4149"/>
    <w:rsid w:val="00BF4392"/>
    <w:rsid w:val="00BF4C39"/>
    <w:rsid w:val="00BF5B35"/>
    <w:rsid w:val="00BF5EB9"/>
    <w:rsid w:val="00BF7843"/>
    <w:rsid w:val="00C01B92"/>
    <w:rsid w:val="00C033D8"/>
    <w:rsid w:val="00C04573"/>
    <w:rsid w:val="00C05319"/>
    <w:rsid w:val="00C05B37"/>
    <w:rsid w:val="00C11145"/>
    <w:rsid w:val="00C17367"/>
    <w:rsid w:val="00C22113"/>
    <w:rsid w:val="00C302B1"/>
    <w:rsid w:val="00C31882"/>
    <w:rsid w:val="00C33906"/>
    <w:rsid w:val="00C37540"/>
    <w:rsid w:val="00C4066B"/>
    <w:rsid w:val="00C40D0B"/>
    <w:rsid w:val="00C41450"/>
    <w:rsid w:val="00C42592"/>
    <w:rsid w:val="00C42E75"/>
    <w:rsid w:val="00C43FA4"/>
    <w:rsid w:val="00C452A9"/>
    <w:rsid w:val="00C46A24"/>
    <w:rsid w:val="00C47F05"/>
    <w:rsid w:val="00C50F83"/>
    <w:rsid w:val="00C52A60"/>
    <w:rsid w:val="00C551E1"/>
    <w:rsid w:val="00C56123"/>
    <w:rsid w:val="00C57195"/>
    <w:rsid w:val="00C60B0C"/>
    <w:rsid w:val="00C61274"/>
    <w:rsid w:val="00C7007E"/>
    <w:rsid w:val="00C70084"/>
    <w:rsid w:val="00C80551"/>
    <w:rsid w:val="00C80675"/>
    <w:rsid w:val="00C83E1F"/>
    <w:rsid w:val="00C86884"/>
    <w:rsid w:val="00C87D2C"/>
    <w:rsid w:val="00C90129"/>
    <w:rsid w:val="00C90729"/>
    <w:rsid w:val="00C92297"/>
    <w:rsid w:val="00C92E82"/>
    <w:rsid w:val="00C95C25"/>
    <w:rsid w:val="00C967B7"/>
    <w:rsid w:val="00C97F14"/>
    <w:rsid w:val="00CA2C21"/>
    <w:rsid w:val="00CA3C08"/>
    <w:rsid w:val="00CA755C"/>
    <w:rsid w:val="00CB1027"/>
    <w:rsid w:val="00CB2C49"/>
    <w:rsid w:val="00CB3247"/>
    <w:rsid w:val="00CB4764"/>
    <w:rsid w:val="00CB5700"/>
    <w:rsid w:val="00CB6C9E"/>
    <w:rsid w:val="00CC0C74"/>
    <w:rsid w:val="00CC2307"/>
    <w:rsid w:val="00CC3273"/>
    <w:rsid w:val="00CC3F5A"/>
    <w:rsid w:val="00CC421C"/>
    <w:rsid w:val="00CD4AB6"/>
    <w:rsid w:val="00CD6147"/>
    <w:rsid w:val="00CE2CD8"/>
    <w:rsid w:val="00CE3416"/>
    <w:rsid w:val="00CE5661"/>
    <w:rsid w:val="00CF1154"/>
    <w:rsid w:val="00CF14E6"/>
    <w:rsid w:val="00CF279B"/>
    <w:rsid w:val="00CF3444"/>
    <w:rsid w:val="00CF72C7"/>
    <w:rsid w:val="00CF7982"/>
    <w:rsid w:val="00D01E14"/>
    <w:rsid w:val="00D026DC"/>
    <w:rsid w:val="00D045DD"/>
    <w:rsid w:val="00D05CA2"/>
    <w:rsid w:val="00D06946"/>
    <w:rsid w:val="00D114F3"/>
    <w:rsid w:val="00D11F44"/>
    <w:rsid w:val="00D20130"/>
    <w:rsid w:val="00D21236"/>
    <w:rsid w:val="00D21E41"/>
    <w:rsid w:val="00D265D8"/>
    <w:rsid w:val="00D30032"/>
    <w:rsid w:val="00D3049A"/>
    <w:rsid w:val="00D30E80"/>
    <w:rsid w:val="00D333C1"/>
    <w:rsid w:val="00D37E20"/>
    <w:rsid w:val="00D40579"/>
    <w:rsid w:val="00D411B2"/>
    <w:rsid w:val="00D41EE4"/>
    <w:rsid w:val="00D42EBA"/>
    <w:rsid w:val="00D43101"/>
    <w:rsid w:val="00D462AC"/>
    <w:rsid w:val="00D469BF"/>
    <w:rsid w:val="00D512C2"/>
    <w:rsid w:val="00D600B9"/>
    <w:rsid w:val="00D60FB6"/>
    <w:rsid w:val="00D61DC1"/>
    <w:rsid w:val="00D62DC8"/>
    <w:rsid w:val="00D640BE"/>
    <w:rsid w:val="00D6480D"/>
    <w:rsid w:val="00D67420"/>
    <w:rsid w:val="00D67701"/>
    <w:rsid w:val="00D72B27"/>
    <w:rsid w:val="00D74C41"/>
    <w:rsid w:val="00D76757"/>
    <w:rsid w:val="00D801D1"/>
    <w:rsid w:val="00D81BDB"/>
    <w:rsid w:val="00D824CD"/>
    <w:rsid w:val="00D82691"/>
    <w:rsid w:val="00D84A82"/>
    <w:rsid w:val="00D854A0"/>
    <w:rsid w:val="00D86F4C"/>
    <w:rsid w:val="00D873F6"/>
    <w:rsid w:val="00D9368C"/>
    <w:rsid w:val="00D953D3"/>
    <w:rsid w:val="00D96A7C"/>
    <w:rsid w:val="00DA0001"/>
    <w:rsid w:val="00DA0028"/>
    <w:rsid w:val="00DA2162"/>
    <w:rsid w:val="00DA21EE"/>
    <w:rsid w:val="00DA2439"/>
    <w:rsid w:val="00DA2525"/>
    <w:rsid w:val="00DA2725"/>
    <w:rsid w:val="00DA2DFB"/>
    <w:rsid w:val="00DA3A33"/>
    <w:rsid w:val="00DA47D1"/>
    <w:rsid w:val="00DA49AB"/>
    <w:rsid w:val="00DA5FC2"/>
    <w:rsid w:val="00DA79F9"/>
    <w:rsid w:val="00DB072B"/>
    <w:rsid w:val="00DB516D"/>
    <w:rsid w:val="00DB7F9A"/>
    <w:rsid w:val="00DC1692"/>
    <w:rsid w:val="00DC29C2"/>
    <w:rsid w:val="00DC3F6E"/>
    <w:rsid w:val="00DC4605"/>
    <w:rsid w:val="00DC6FF0"/>
    <w:rsid w:val="00DD0B1F"/>
    <w:rsid w:val="00DD7162"/>
    <w:rsid w:val="00DD7396"/>
    <w:rsid w:val="00DD73CA"/>
    <w:rsid w:val="00DE0C9A"/>
    <w:rsid w:val="00DE1DE7"/>
    <w:rsid w:val="00DE5A83"/>
    <w:rsid w:val="00DE64FE"/>
    <w:rsid w:val="00DE77D7"/>
    <w:rsid w:val="00DE7B21"/>
    <w:rsid w:val="00DF07D8"/>
    <w:rsid w:val="00DF33FA"/>
    <w:rsid w:val="00DF361F"/>
    <w:rsid w:val="00DF4114"/>
    <w:rsid w:val="00DF742F"/>
    <w:rsid w:val="00E0012E"/>
    <w:rsid w:val="00E00C21"/>
    <w:rsid w:val="00E10652"/>
    <w:rsid w:val="00E2185D"/>
    <w:rsid w:val="00E21F63"/>
    <w:rsid w:val="00E23721"/>
    <w:rsid w:val="00E23ABE"/>
    <w:rsid w:val="00E25F27"/>
    <w:rsid w:val="00E26379"/>
    <w:rsid w:val="00E3393F"/>
    <w:rsid w:val="00E34BB0"/>
    <w:rsid w:val="00E36040"/>
    <w:rsid w:val="00E36603"/>
    <w:rsid w:val="00E369C0"/>
    <w:rsid w:val="00E4023F"/>
    <w:rsid w:val="00E402D9"/>
    <w:rsid w:val="00E41EBF"/>
    <w:rsid w:val="00E434EE"/>
    <w:rsid w:val="00E461E4"/>
    <w:rsid w:val="00E46476"/>
    <w:rsid w:val="00E47DC0"/>
    <w:rsid w:val="00E50772"/>
    <w:rsid w:val="00E5200B"/>
    <w:rsid w:val="00E53CD4"/>
    <w:rsid w:val="00E55887"/>
    <w:rsid w:val="00E55B52"/>
    <w:rsid w:val="00E61103"/>
    <w:rsid w:val="00E62B7F"/>
    <w:rsid w:val="00E65781"/>
    <w:rsid w:val="00E70370"/>
    <w:rsid w:val="00E70F35"/>
    <w:rsid w:val="00E7530C"/>
    <w:rsid w:val="00E75B86"/>
    <w:rsid w:val="00E777FA"/>
    <w:rsid w:val="00E81442"/>
    <w:rsid w:val="00E83202"/>
    <w:rsid w:val="00E87F72"/>
    <w:rsid w:val="00E930E3"/>
    <w:rsid w:val="00E94B01"/>
    <w:rsid w:val="00E96CDD"/>
    <w:rsid w:val="00EA00FB"/>
    <w:rsid w:val="00EA0F17"/>
    <w:rsid w:val="00EA338B"/>
    <w:rsid w:val="00EA3A9F"/>
    <w:rsid w:val="00EA4BCF"/>
    <w:rsid w:val="00EA5DDF"/>
    <w:rsid w:val="00EA6F7B"/>
    <w:rsid w:val="00EB0F51"/>
    <w:rsid w:val="00EB1413"/>
    <w:rsid w:val="00EB2095"/>
    <w:rsid w:val="00EB2FC5"/>
    <w:rsid w:val="00EB3DB4"/>
    <w:rsid w:val="00EB5FCD"/>
    <w:rsid w:val="00EC04AD"/>
    <w:rsid w:val="00EC6278"/>
    <w:rsid w:val="00ED368E"/>
    <w:rsid w:val="00ED382F"/>
    <w:rsid w:val="00ED5B68"/>
    <w:rsid w:val="00ED713E"/>
    <w:rsid w:val="00EF34FF"/>
    <w:rsid w:val="00F057BF"/>
    <w:rsid w:val="00F07623"/>
    <w:rsid w:val="00F12881"/>
    <w:rsid w:val="00F13D50"/>
    <w:rsid w:val="00F233DD"/>
    <w:rsid w:val="00F23A8B"/>
    <w:rsid w:val="00F24286"/>
    <w:rsid w:val="00F31E66"/>
    <w:rsid w:val="00F32E89"/>
    <w:rsid w:val="00F333A8"/>
    <w:rsid w:val="00F33F8D"/>
    <w:rsid w:val="00F36275"/>
    <w:rsid w:val="00F362AA"/>
    <w:rsid w:val="00F43248"/>
    <w:rsid w:val="00F4331D"/>
    <w:rsid w:val="00F44804"/>
    <w:rsid w:val="00F46E76"/>
    <w:rsid w:val="00F50A72"/>
    <w:rsid w:val="00F52663"/>
    <w:rsid w:val="00F53652"/>
    <w:rsid w:val="00F55253"/>
    <w:rsid w:val="00F5583E"/>
    <w:rsid w:val="00F55A24"/>
    <w:rsid w:val="00F5623B"/>
    <w:rsid w:val="00F56EC0"/>
    <w:rsid w:val="00F620EE"/>
    <w:rsid w:val="00F63CD3"/>
    <w:rsid w:val="00F6421A"/>
    <w:rsid w:val="00F64B91"/>
    <w:rsid w:val="00F7231A"/>
    <w:rsid w:val="00F75750"/>
    <w:rsid w:val="00F759F5"/>
    <w:rsid w:val="00F80B24"/>
    <w:rsid w:val="00F80C8E"/>
    <w:rsid w:val="00F848F6"/>
    <w:rsid w:val="00F86FCD"/>
    <w:rsid w:val="00F87371"/>
    <w:rsid w:val="00F876DE"/>
    <w:rsid w:val="00F90A63"/>
    <w:rsid w:val="00F9191D"/>
    <w:rsid w:val="00F924D9"/>
    <w:rsid w:val="00F936C5"/>
    <w:rsid w:val="00F94ACA"/>
    <w:rsid w:val="00F972FA"/>
    <w:rsid w:val="00FA1B7F"/>
    <w:rsid w:val="00FA5500"/>
    <w:rsid w:val="00FA5B10"/>
    <w:rsid w:val="00FA5E69"/>
    <w:rsid w:val="00FB0E70"/>
    <w:rsid w:val="00FB271C"/>
    <w:rsid w:val="00FB559B"/>
    <w:rsid w:val="00FC0AB7"/>
    <w:rsid w:val="00FC4AFF"/>
    <w:rsid w:val="00FC5229"/>
    <w:rsid w:val="00FC591F"/>
    <w:rsid w:val="00FC64DC"/>
    <w:rsid w:val="00FD1E7D"/>
    <w:rsid w:val="00FD3CA9"/>
    <w:rsid w:val="00FD5E12"/>
    <w:rsid w:val="00FD63F0"/>
    <w:rsid w:val="00FD6F6E"/>
    <w:rsid w:val="00FD72B3"/>
    <w:rsid w:val="00FE2600"/>
    <w:rsid w:val="00FE2666"/>
    <w:rsid w:val="00FE4F1D"/>
    <w:rsid w:val="00FE5CF2"/>
    <w:rsid w:val="00FE7D06"/>
    <w:rsid w:val="00FF26AF"/>
    <w:rsid w:val="00FF48C6"/>
    <w:rsid w:val="00FF50EC"/>
    <w:rsid w:val="02433D39"/>
    <w:rsid w:val="02750D27"/>
    <w:rsid w:val="0308B781"/>
    <w:rsid w:val="030BC110"/>
    <w:rsid w:val="031E0AA0"/>
    <w:rsid w:val="049C2B02"/>
    <w:rsid w:val="04FDA300"/>
    <w:rsid w:val="057316A7"/>
    <w:rsid w:val="06E58A53"/>
    <w:rsid w:val="0842C2AA"/>
    <w:rsid w:val="087ED7B7"/>
    <w:rsid w:val="090DAC5C"/>
    <w:rsid w:val="093F5A8B"/>
    <w:rsid w:val="09649004"/>
    <w:rsid w:val="09B2D0BA"/>
    <w:rsid w:val="09B3AC69"/>
    <w:rsid w:val="0A8B86C0"/>
    <w:rsid w:val="0B5A3D54"/>
    <w:rsid w:val="0C323885"/>
    <w:rsid w:val="0DDF1D3E"/>
    <w:rsid w:val="0DE09E17"/>
    <w:rsid w:val="0E5DE350"/>
    <w:rsid w:val="0F2B6056"/>
    <w:rsid w:val="10717676"/>
    <w:rsid w:val="116D8B96"/>
    <w:rsid w:val="119F56C2"/>
    <w:rsid w:val="120B2123"/>
    <w:rsid w:val="12BD41CB"/>
    <w:rsid w:val="12CE86B4"/>
    <w:rsid w:val="12DE62C7"/>
    <w:rsid w:val="13108E2C"/>
    <w:rsid w:val="14BE3EB3"/>
    <w:rsid w:val="14FC0EF4"/>
    <w:rsid w:val="16812A34"/>
    <w:rsid w:val="17C6F634"/>
    <w:rsid w:val="180892C6"/>
    <w:rsid w:val="1997C29D"/>
    <w:rsid w:val="19C6B50B"/>
    <w:rsid w:val="19D855E8"/>
    <w:rsid w:val="1A0F7012"/>
    <w:rsid w:val="1A901BD5"/>
    <w:rsid w:val="1AAD031E"/>
    <w:rsid w:val="1C1BB045"/>
    <w:rsid w:val="1CC9D5D9"/>
    <w:rsid w:val="1E682285"/>
    <w:rsid w:val="1E7480EA"/>
    <w:rsid w:val="1E7FCBC6"/>
    <w:rsid w:val="1F78BB1C"/>
    <w:rsid w:val="1FCB63AE"/>
    <w:rsid w:val="210B35AC"/>
    <w:rsid w:val="2203F7F0"/>
    <w:rsid w:val="220BB3EA"/>
    <w:rsid w:val="226CD239"/>
    <w:rsid w:val="23BF863B"/>
    <w:rsid w:val="24CB9AEE"/>
    <w:rsid w:val="257E17BE"/>
    <w:rsid w:val="25F1DDFA"/>
    <w:rsid w:val="2601F6F0"/>
    <w:rsid w:val="26C12175"/>
    <w:rsid w:val="278DAE5B"/>
    <w:rsid w:val="27B2C27D"/>
    <w:rsid w:val="27E3D448"/>
    <w:rsid w:val="29509500"/>
    <w:rsid w:val="2A426F0B"/>
    <w:rsid w:val="2AEF75C4"/>
    <w:rsid w:val="2B4A6533"/>
    <w:rsid w:val="2B9E8C81"/>
    <w:rsid w:val="2BABD6B7"/>
    <w:rsid w:val="2C9CA0ED"/>
    <w:rsid w:val="2D551C78"/>
    <w:rsid w:val="2D5AD237"/>
    <w:rsid w:val="2D75E7A8"/>
    <w:rsid w:val="2DC38A37"/>
    <w:rsid w:val="2E201790"/>
    <w:rsid w:val="2FF2C893"/>
    <w:rsid w:val="304D439D"/>
    <w:rsid w:val="3088ED59"/>
    <w:rsid w:val="30BF7502"/>
    <w:rsid w:val="31D01C64"/>
    <w:rsid w:val="32DBC3C7"/>
    <w:rsid w:val="331C1687"/>
    <w:rsid w:val="33741DAD"/>
    <w:rsid w:val="34E94CB9"/>
    <w:rsid w:val="36403C42"/>
    <w:rsid w:val="376EF567"/>
    <w:rsid w:val="380C9969"/>
    <w:rsid w:val="38E14065"/>
    <w:rsid w:val="390AC5C8"/>
    <w:rsid w:val="399F564C"/>
    <w:rsid w:val="39C1931E"/>
    <w:rsid w:val="3A12805F"/>
    <w:rsid w:val="3C42B7B7"/>
    <w:rsid w:val="3C660871"/>
    <w:rsid w:val="3DC2F3BF"/>
    <w:rsid w:val="3E88A3E2"/>
    <w:rsid w:val="3F2A8B2D"/>
    <w:rsid w:val="3F60DEEF"/>
    <w:rsid w:val="3F7A074C"/>
    <w:rsid w:val="3FC50EC1"/>
    <w:rsid w:val="401664A9"/>
    <w:rsid w:val="40467427"/>
    <w:rsid w:val="40FCAF50"/>
    <w:rsid w:val="44152714"/>
    <w:rsid w:val="443C3569"/>
    <w:rsid w:val="4560943A"/>
    <w:rsid w:val="46C239F2"/>
    <w:rsid w:val="46ECDF15"/>
    <w:rsid w:val="473EF3F4"/>
    <w:rsid w:val="474CC7D6"/>
    <w:rsid w:val="47E84A69"/>
    <w:rsid w:val="48C23AD1"/>
    <w:rsid w:val="48E37F61"/>
    <w:rsid w:val="48E89837"/>
    <w:rsid w:val="4C8204DA"/>
    <w:rsid w:val="4CEE5415"/>
    <w:rsid w:val="4D3F0590"/>
    <w:rsid w:val="4DBEDAD9"/>
    <w:rsid w:val="4DD066D7"/>
    <w:rsid w:val="4DE9CE1E"/>
    <w:rsid w:val="4F0BBF8F"/>
    <w:rsid w:val="4F284700"/>
    <w:rsid w:val="4F5ECA27"/>
    <w:rsid w:val="4FBBBA83"/>
    <w:rsid w:val="4FD730E9"/>
    <w:rsid w:val="502F43D0"/>
    <w:rsid w:val="51F91725"/>
    <w:rsid w:val="5252E1CF"/>
    <w:rsid w:val="5292E238"/>
    <w:rsid w:val="544B4A7D"/>
    <w:rsid w:val="546277A1"/>
    <w:rsid w:val="54ADAC15"/>
    <w:rsid w:val="5560366A"/>
    <w:rsid w:val="5584A323"/>
    <w:rsid w:val="55EF0212"/>
    <w:rsid w:val="56DA0730"/>
    <w:rsid w:val="570E6512"/>
    <w:rsid w:val="57D882D2"/>
    <w:rsid w:val="5A11A7F2"/>
    <w:rsid w:val="5A51DB17"/>
    <w:rsid w:val="5AFD4B69"/>
    <w:rsid w:val="5BE58C32"/>
    <w:rsid w:val="5C166035"/>
    <w:rsid w:val="5C6B184D"/>
    <w:rsid w:val="5D170B7B"/>
    <w:rsid w:val="5E5E735F"/>
    <w:rsid w:val="5F2FA153"/>
    <w:rsid w:val="61087DC8"/>
    <w:rsid w:val="616DF82B"/>
    <w:rsid w:val="63107CCA"/>
    <w:rsid w:val="63671080"/>
    <w:rsid w:val="64238EF5"/>
    <w:rsid w:val="65098B9E"/>
    <w:rsid w:val="656CD20E"/>
    <w:rsid w:val="65B1DFB6"/>
    <w:rsid w:val="6709B46B"/>
    <w:rsid w:val="671BBA67"/>
    <w:rsid w:val="672529ED"/>
    <w:rsid w:val="674F2B94"/>
    <w:rsid w:val="67A174DD"/>
    <w:rsid w:val="67CD6F9E"/>
    <w:rsid w:val="688669F9"/>
    <w:rsid w:val="68CBF1D3"/>
    <w:rsid w:val="6AF00F19"/>
    <w:rsid w:val="6B581859"/>
    <w:rsid w:val="6BDB5409"/>
    <w:rsid w:val="6D82A272"/>
    <w:rsid w:val="6D8AFBEB"/>
    <w:rsid w:val="6DB5F846"/>
    <w:rsid w:val="6E8601FD"/>
    <w:rsid w:val="73BB6087"/>
    <w:rsid w:val="7455D919"/>
    <w:rsid w:val="7729D523"/>
    <w:rsid w:val="77FB4AFF"/>
    <w:rsid w:val="7838B948"/>
    <w:rsid w:val="7887C893"/>
    <w:rsid w:val="794B39CC"/>
    <w:rsid w:val="7A62EB00"/>
    <w:rsid w:val="7A82D954"/>
    <w:rsid w:val="7B8AB5D2"/>
    <w:rsid w:val="7BAD5855"/>
    <w:rsid w:val="7C34238B"/>
    <w:rsid w:val="7C52C109"/>
    <w:rsid w:val="7D764699"/>
    <w:rsid w:val="7E4EB5C8"/>
    <w:rsid w:val="7F4D75AA"/>
    <w:rsid w:val="7F57D6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4A611"/>
  <w15:chartTrackingRefBased/>
  <w15:docId w15:val="{71425164-6CC1-49A4-9A6C-C725BA37D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ajorBid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03F"/>
  </w:style>
  <w:style w:type="paragraph" w:styleId="Heading1">
    <w:name w:val="heading 1"/>
    <w:basedOn w:val="Normal"/>
    <w:next w:val="Normal"/>
    <w:link w:val="Heading1Char"/>
    <w:uiPriority w:val="9"/>
    <w:qFormat/>
    <w:rsid w:val="00D265D8"/>
    <w:pPr>
      <w:keepNext/>
      <w:keepLines/>
      <w:numPr>
        <w:numId w:val="5"/>
      </w:numPr>
      <w:spacing w:before="240" w:after="0"/>
      <w:outlineLvl w:val="0"/>
    </w:pPr>
    <w:rPr>
      <w:rFonts w:eastAsiaTheme="majorEastAsia"/>
      <w:b/>
      <w:sz w:val="32"/>
      <w:szCs w:val="32"/>
    </w:rPr>
  </w:style>
  <w:style w:type="paragraph" w:styleId="Heading2">
    <w:name w:val="heading 2"/>
    <w:aliases w:val="h2,2,headi,heading2,h21,h22,21,Heading Two,1.1 Heading 2,Prophead 2,H2,h211,h23,h212,h24,h213,h221,h2111,h231,h2121,paragraaf titel,Lev 2,lev2,Outline2,HD2,PIP Head 2,KJL:1st Level,Major,PARA2,Section,m,Body Text (Reset numbering),heading 2,2m"/>
    <w:basedOn w:val="Normal"/>
    <w:next w:val="Normal"/>
    <w:link w:val="Heading2Char"/>
    <w:uiPriority w:val="9"/>
    <w:unhideWhenUsed/>
    <w:qFormat/>
    <w:rsid w:val="00D265D8"/>
    <w:pPr>
      <w:keepNext/>
      <w:keepLines/>
      <w:numPr>
        <w:ilvl w:val="1"/>
        <w:numId w:val="5"/>
      </w:numPr>
      <w:spacing w:before="40" w:after="0"/>
      <w:outlineLvl w:val="1"/>
    </w:pPr>
    <w:rPr>
      <w:rFonts w:eastAsiaTheme="majorEastAsia"/>
      <w:sz w:val="26"/>
      <w:szCs w:val="26"/>
    </w:rPr>
  </w:style>
  <w:style w:type="paragraph" w:styleId="Heading3">
    <w:name w:val="heading 3"/>
    <w:aliases w:val="h3,(Alt+3),(Alt+3)1,(Alt+3)2,(Alt+3)3,(Alt+3)4,(Alt+3)5,(Alt+3)6,(Alt+3)11,(Alt+3)21,(Alt+3)31,(Alt+3)41,(Alt+3)7,(Alt+3)12,(Alt+3)22,(Alt+3)32,(Alt+3)42,(Alt+3)8,(Alt+3)9,(Alt+3)10,(Alt+3)13,(Alt+3)23,(Alt+3)33,(Alt+3)43,(Alt+3)14,heading 3,3"/>
    <w:basedOn w:val="Normal"/>
    <w:next w:val="Normal"/>
    <w:link w:val="Heading3Char"/>
    <w:uiPriority w:val="9"/>
    <w:unhideWhenUsed/>
    <w:qFormat/>
    <w:rsid w:val="00D265D8"/>
    <w:pPr>
      <w:keepNext/>
      <w:keepLines/>
      <w:numPr>
        <w:ilvl w:val="2"/>
        <w:numId w:val="5"/>
      </w:numPr>
      <w:spacing w:before="40" w:after="0"/>
      <w:outlineLvl w:val="2"/>
    </w:pPr>
    <w:rPr>
      <w:rFonts w:eastAsiaTheme="majorEastAsia"/>
      <w:sz w:val="24"/>
      <w:szCs w:val="24"/>
    </w:rPr>
  </w:style>
  <w:style w:type="paragraph" w:styleId="Heading4">
    <w:name w:val="heading 4"/>
    <w:aliases w:val="h4,H41,H42,H43,H44,H45,H46,H47,H48,H49,H410,H411,H421,H431,H441,H451,H461,H471,H481,H491,H4101,H412,H413,H414,H415,H416,H417,H418,H419,H420,H422,H423,H4110,H432,H442,H452,H462,H472,H482,H492,H4102,H4111,H4121,H4131,H4141,H4151,H4161,H4171,H4,4"/>
    <w:basedOn w:val="Normal"/>
    <w:next w:val="Normal"/>
    <w:link w:val="Heading4Char"/>
    <w:uiPriority w:val="9"/>
    <w:unhideWhenUsed/>
    <w:qFormat/>
    <w:rsid w:val="00D265D8"/>
    <w:pPr>
      <w:keepNext/>
      <w:keepLines/>
      <w:numPr>
        <w:ilvl w:val="3"/>
        <w:numId w:val="5"/>
      </w:numPr>
      <w:spacing w:before="40" w:after="0"/>
      <w:outlineLvl w:val="3"/>
    </w:pPr>
    <w:rPr>
      <w:rFonts w:eastAsiaTheme="majorEastAsia"/>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EBF"/>
    <w:rPr>
      <w:rFonts w:eastAsiaTheme="majorEastAsia"/>
      <w:b/>
      <w:sz w:val="32"/>
      <w:szCs w:val="32"/>
    </w:rPr>
  </w:style>
  <w:style w:type="numbering" w:customStyle="1" w:styleId="SDHeadings">
    <w:name w:val="SD Headings"/>
    <w:uiPriority w:val="99"/>
    <w:rsid w:val="00D265D8"/>
    <w:pPr>
      <w:numPr>
        <w:numId w:val="4"/>
      </w:numPr>
    </w:pPr>
  </w:style>
  <w:style w:type="table" w:styleId="TableGrid">
    <w:name w:val="Table Grid"/>
    <w:basedOn w:val="TableNormal"/>
    <w:uiPriority w:val="99"/>
    <w:rsid w:val="00E41EBF"/>
    <w:pPr>
      <w:spacing w:after="0" w:line="240" w:lineRule="auto"/>
    </w:pPr>
    <w:rPr>
      <w:rFonts w:asciiTheme="majorHAnsi" w:hAnsiTheme="majorHAnsi" w:cs="Times New Roman"/>
      <w:color w:val="auto"/>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2 Char,2 Char,headi Char,heading2 Char,h21 Char,h22 Char,21 Char,Heading Two Char,1.1 Heading 2 Char,Prophead 2 Char,H2 Char,h211 Char,h23 Char,h212 Char,h24 Char,h213 Char,h221 Char,h2111 Char,h231 Char,h2121 Char,paragraaf titel Char"/>
    <w:basedOn w:val="DefaultParagraphFont"/>
    <w:link w:val="Heading2"/>
    <w:uiPriority w:val="9"/>
    <w:rsid w:val="00E41EBF"/>
    <w:rPr>
      <w:rFonts w:eastAsiaTheme="majorEastAsia"/>
      <w:sz w:val="26"/>
      <w:szCs w:val="26"/>
    </w:rPr>
  </w:style>
  <w:style w:type="character" w:customStyle="1" w:styleId="Heading3Char">
    <w:name w:val="Heading 3 Char"/>
    <w:aliases w:val="h3 Char,(Alt+3) Char,(Alt+3)1 Char,(Alt+3)2 Char,(Alt+3)3 Char,(Alt+3)4 Char,(Alt+3)5 Char,(Alt+3)6 Char,(Alt+3)11 Char,(Alt+3)21 Char,(Alt+3)31 Char,(Alt+3)41 Char,(Alt+3)7 Char,(Alt+3)12 Char,(Alt+3)22 Char,(Alt+3)32 Char,(Alt+3)42 Char"/>
    <w:basedOn w:val="DefaultParagraphFont"/>
    <w:link w:val="Heading3"/>
    <w:uiPriority w:val="9"/>
    <w:rsid w:val="00D265D8"/>
    <w:rPr>
      <w:rFonts w:eastAsiaTheme="majorEastAsia"/>
      <w:sz w:val="24"/>
      <w:szCs w:val="24"/>
    </w:rPr>
  </w:style>
  <w:style w:type="character" w:customStyle="1" w:styleId="Heading4Char">
    <w:name w:val="Heading 4 Char"/>
    <w:aliases w:val="h4 Char,H41 Char,H42 Char,H43 Char,H44 Char,H45 Char,H46 Char,H47 Char,H48 Char,H49 Char,H410 Char,H411 Char,H421 Char,H431 Char,H441 Char,H451 Char,H461 Char,H471 Char,H481 Char,H491 Char,H4101 Char,H412 Char,H413 Char,H414 Char,H4 Char"/>
    <w:basedOn w:val="DefaultParagraphFont"/>
    <w:link w:val="Heading4"/>
    <w:uiPriority w:val="9"/>
    <w:rsid w:val="00D265D8"/>
    <w:rPr>
      <w:rFonts w:eastAsiaTheme="majorEastAsia"/>
      <w:iCs/>
      <w:sz w:val="24"/>
    </w:rPr>
  </w:style>
  <w:style w:type="paragraph" w:customStyle="1" w:styleId="AttraTableheadingrow">
    <w:name w:val="Attra Table heading row"/>
    <w:basedOn w:val="Normal"/>
    <w:autoRedefine/>
    <w:uiPriority w:val="99"/>
    <w:rsid w:val="00D265D8"/>
    <w:pPr>
      <w:widowControl w:val="0"/>
      <w:spacing w:after="0" w:line="240" w:lineRule="auto"/>
      <w:jc w:val="both"/>
    </w:pPr>
    <w:rPr>
      <w:rFonts w:ascii="Segoe UI" w:hAnsi="Segoe UI" w:cs="Segoe UI"/>
      <w:color w:val="FFFFFF"/>
      <w:sz w:val="20"/>
      <w:szCs w:val="20"/>
    </w:rPr>
  </w:style>
  <w:style w:type="paragraph" w:customStyle="1" w:styleId="Attratablebodytext">
    <w:name w:val="Attra table body text"/>
    <w:basedOn w:val="Normal"/>
    <w:autoRedefine/>
    <w:uiPriority w:val="99"/>
    <w:rsid w:val="00D265D8"/>
    <w:pPr>
      <w:widowControl w:val="0"/>
      <w:spacing w:after="0" w:line="240" w:lineRule="auto"/>
      <w:jc w:val="both"/>
    </w:pPr>
    <w:rPr>
      <w:rFonts w:ascii="Segoe UI" w:hAnsi="Segoe UI" w:cs="Segoe UI"/>
      <w:color w:val="4C5A52"/>
      <w:sz w:val="20"/>
      <w:szCs w:val="20"/>
    </w:rPr>
  </w:style>
  <w:style w:type="table" w:customStyle="1" w:styleId="TableGrid1">
    <w:name w:val="Table Grid1"/>
    <w:basedOn w:val="TableNormal"/>
    <w:next w:val="TableGrid"/>
    <w:uiPriority w:val="99"/>
    <w:rsid w:val="00D265D8"/>
    <w:pPr>
      <w:spacing w:after="0" w:line="240" w:lineRule="auto"/>
    </w:pPr>
    <w:rPr>
      <w:rFonts w:eastAsia="Times New Roman" w:cs="Times New Roman"/>
      <w:color w:val="auto"/>
      <w:sz w:val="24"/>
      <w:szCs w:val="20"/>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433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184"/>
  </w:style>
  <w:style w:type="paragraph" w:styleId="Footer">
    <w:name w:val="footer"/>
    <w:basedOn w:val="Normal"/>
    <w:link w:val="FooterChar"/>
    <w:unhideWhenUsed/>
    <w:rsid w:val="00433184"/>
    <w:pPr>
      <w:tabs>
        <w:tab w:val="center" w:pos="4680"/>
        <w:tab w:val="right" w:pos="9360"/>
      </w:tabs>
      <w:spacing w:after="0" w:line="240" w:lineRule="auto"/>
    </w:pPr>
  </w:style>
  <w:style w:type="character" w:customStyle="1" w:styleId="FooterChar">
    <w:name w:val="Footer Char"/>
    <w:basedOn w:val="DefaultParagraphFont"/>
    <w:link w:val="Footer"/>
    <w:rsid w:val="00433184"/>
  </w:style>
  <w:style w:type="paragraph" w:styleId="Title">
    <w:name w:val="Title"/>
    <w:basedOn w:val="Normal"/>
    <w:link w:val="TitleChar"/>
    <w:qFormat/>
    <w:rsid w:val="00433184"/>
    <w:pPr>
      <w:spacing w:after="0" w:line="240" w:lineRule="auto"/>
      <w:jc w:val="center"/>
    </w:pPr>
    <w:rPr>
      <w:rFonts w:ascii="Arial" w:hAnsi="Arial" w:cs="Times New Roman"/>
      <w:b/>
      <w:color w:val="auto"/>
      <w:sz w:val="40"/>
      <w:szCs w:val="20"/>
      <w:lang w:eastAsia="x-none"/>
    </w:rPr>
  </w:style>
  <w:style w:type="character" w:customStyle="1" w:styleId="TitleChar">
    <w:name w:val="Title Char"/>
    <w:basedOn w:val="DefaultParagraphFont"/>
    <w:link w:val="Title"/>
    <w:rsid w:val="00433184"/>
    <w:rPr>
      <w:rFonts w:ascii="Arial" w:hAnsi="Arial" w:cs="Times New Roman"/>
      <w:b/>
      <w:color w:val="auto"/>
      <w:sz w:val="40"/>
      <w:szCs w:val="20"/>
      <w:lang w:eastAsia="x-none"/>
    </w:rPr>
  </w:style>
  <w:style w:type="table" w:styleId="GridTable5Dark-Accent6">
    <w:name w:val="Grid Table 5 Dark Accent 6"/>
    <w:basedOn w:val="TableNormal"/>
    <w:uiPriority w:val="50"/>
    <w:rsid w:val="00433184"/>
    <w:pPr>
      <w:spacing w:after="0" w:line="240" w:lineRule="auto"/>
    </w:pPr>
    <w:rPr>
      <w:rFonts w:asciiTheme="majorHAnsi" w:hAnsiTheme="majorHAnsi" w:cs="Times New Roman"/>
      <w:color w:val="auto"/>
      <w:sz w:val="24"/>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7A6F0D"/>
    <w:pPr>
      <w:numPr>
        <w:numId w:val="0"/>
      </w:numPr>
      <w:outlineLvl w:val="9"/>
    </w:pPr>
    <w:rPr>
      <w:rFonts w:asciiTheme="minorHAnsi" w:hAnsiTheme="minorHAnsi"/>
      <w:sz w:val="28"/>
    </w:rPr>
  </w:style>
  <w:style w:type="paragraph" w:styleId="TOC1">
    <w:name w:val="toc 1"/>
    <w:basedOn w:val="Normal"/>
    <w:next w:val="Normal"/>
    <w:autoRedefine/>
    <w:uiPriority w:val="39"/>
    <w:unhideWhenUsed/>
    <w:rsid w:val="004B6FFA"/>
    <w:pPr>
      <w:spacing w:after="100"/>
    </w:pPr>
  </w:style>
  <w:style w:type="paragraph" w:styleId="TOC2">
    <w:name w:val="toc 2"/>
    <w:basedOn w:val="Normal"/>
    <w:next w:val="Normal"/>
    <w:autoRedefine/>
    <w:uiPriority w:val="39"/>
    <w:unhideWhenUsed/>
    <w:rsid w:val="00FA1B7F"/>
    <w:pPr>
      <w:tabs>
        <w:tab w:val="left" w:pos="880"/>
        <w:tab w:val="right" w:leader="dot" w:pos="10456"/>
      </w:tabs>
      <w:spacing w:after="100"/>
      <w:ind w:left="220"/>
    </w:pPr>
  </w:style>
  <w:style w:type="paragraph" w:styleId="TOC3">
    <w:name w:val="toc 3"/>
    <w:basedOn w:val="Normal"/>
    <w:next w:val="Normal"/>
    <w:autoRedefine/>
    <w:uiPriority w:val="39"/>
    <w:unhideWhenUsed/>
    <w:rsid w:val="00FA1B7F"/>
    <w:pPr>
      <w:tabs>
        <w:tab w:val="left" w:pos="1320"/>
        <w:tab w:val="right" w:leader="dot" w:pos="10456"/>
      </w:tabs>
      <w:spacing w:after="100"/>
      <w:ind w:left="440"/>
    </w:pPr>
  </w:style>
  <w:style w:type="character" w:styleId="Hyperlink">
    <w:name w:val="Hyperlink"/>
    <w:basedOn w:val="DefaultParagraphFont"/>
    <w:uiPriority w:val="99"/>
    <w:unhideWhenUsed/>
    <w:rsid w:val="004B6FFA"/>
    <w:rPr>
      <w:color w:val="0563C1" w:themeColor="hyperlink"/>
      <w:u w:val="single"/>
    </w:rPr>
  </w:style>
  <w:style w:type="paragraph" w:styleId="ListParagraph">
    <w:name w:val="List Paragraph"/>
    <w:aliases w:val="Listed Body,bullet 1,DC List Paragraph,numbered,Bullet List,FooterText,List Paragraph1,Paragraphe de liste1,Bulletr List Paragraph,列出段落,列出段落1,List Paragraph2,List Paragraph21,Párrafo de lista1,Parágrafo da Lista1,リスト段落1,Listeafsnit1"/>
    <w:basedOn w:val="Normal"/>
    <w:link w:val="ListParagraphChar"/>
    <w:uiPriority w:val="34"/>
    <w:qFormat/>
    <w:rsid w:val="006A15B0"/>
    <w:pPr>
      <w:ind w:left="720"/>
      <w:contextualSpacing/>
    </w:pPr>
  </w:style>
  <w:style w:type="paragraph" w:customStyle="1" w:styleId="ssRestartExhibit">
    <w:name w:val="ssRestartExhibit"/>
    <w:basedOn w:val="Normal"/>
    <w:next w:val="Normal"/>
    <w:rsid w:val="004864F8"/>
    <w:pPr>
      <w:numPr>
        <w:numId w:val="7"/>
      </w:numPr>
      <w:autoSpaceDE w:val="0"/>
      <w:autoSpaceDN w:val="0"/>
      <w:adjustRightInd w:val="0"/>
      <w:spacing w:after="0" w:line="260" w:lineRule="atLeast"/>
      <w:jc w:val="both"/>
    </w:pPr>
    <w:rPr>
      <w:rFonts w:ascii="Arial" w:eastAsia="Times New Roman" w:hAnsi="Arial" w:cs="Arial"/>
      <w:color w:val="FF0000"/>
      <w:lang w:val="en-GB" w:eastAsia="en-GB"/>
    </w:rPr>
  </w:style>
  <w:style w:type="paragraph" w:styleId="NoSpacing">
    <w:name w:val="No Spacing"/>
    <w:link w:val="NoSpacingChar"/>
    <w:uiPriority w:val="1"/>
    <w:qFormat/>
    <w:rsid w:val="00D61DC1"/>
    <w:pPr>
      <w:spacing w:after="0" w:line="240" w:lineRule="auto"/>
    </w:pPr>
  </w:style>
  <w:style w:type="character" w:customStyle="1" w:styleId="ListParagraphChar">
    <w:name w:val="List Paragraph Char"/>
    <w:aliases w:val="Listed Body Char,bullet 1 Char,DC List Paragraph Char,numbered Char,Bullet List Char,FooterText Char,List Paragraph1 Char,Paragraphe de liste1 Char,Bulletr List Paragraph Char,列出段落 Char,列出段落1 Char,List Paragraph2 Char,リスト段落1 Char"/>
    <w:link w:val="ListParagraph"/>
    <w:uiPriority w:val="34"/>
    <w:locked/>
    <w:rsid w:val="006845FA"/>
  </w:style>
  <w:style w:type="paragraph" w:styleId="BalloonText">
    <w:name w:val="Balloon Text"/>
    <w:basedOn w:val="Normal"/>
    <w:link w:val="BalloonTextChar"/>
    <w:uiPriority w:val="99"/>
    <w:semiHidden/>
    <w:unhideWhenUsed/>
    <w:rsid w:val="00C375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540"/>
    <w:rPr>
      <w:rFonts w:ascii="Segoe UI" w:hAnsi="Segoe UI" w:cs="Segoe UI"/>
      <w:sz w:val="18"/>
      <w:szCs w:val="18"/>
    </w:rPr>
  </w:style>
  <w:style w:type="paragraph" w:styleId="Revision">
    <w:name w:val="Revision"/>
    <w:hidden/>
    <w:uiPriority w:val="99"/>
    <w:semiHidden/>
    <w:rsid w:val="005C48C2"/>
    <w:pPr>
      <w:spacing w:after="0" w:line="240" w:lineRule="auto"/>
    </w:pPr>
  </w:style>
  <w:style w:type="paragraph" w:customStyle="1" w:styleId="xmsonormal">
    <w:name w:val="x_msonormal"/>
    <w:basedOn w:val="Normal"/>
    <w:rsid w:val="00E34BB0"/>
    <w:pPr>
      <w:spacing w:after="0" w:line="240" w:lineRule="auto"/>
    </w:pPr>
    <w:rPr>
      <w:rFonts w:ascii="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7C7B54"/>
    <w:rPr>
      <w:sz w:val="16"/>
      <w:szCs w:val="16"/>
    </w:rPr>
  </w:style>
  <w:style w:type="paragraph" w:styleId="CommentText">
    <w:name w:val="annotation text"/>
    <w:basedOn w:val="Normal"/>
    <w:link w:val="CommentTextChar"/>
    <w:uiPriority w:val="99"/>
    <w:unhideWhenUsed/>
    <w:rsid w:val="007C7B54"/>
    <w:pPr>
      <w:spacing w:line="240" w:lineRule="auto"/>
    </w:pPr>
    <w:rPr>
      <w:sz w:val="20"/>
      <w:szCs w:val="20"/>
    </w:rPr>
  </w:style>
  <w:style w:type="character" w:customStyle="1" w:styleId="CommentTextChar">
    <w:name w:val="Comment Text Char"/>
    <w:basedOn w:val="DefaultParagraphFont"/>
    <w:link w:val="CommentText"/>
    <w:uiPriority w:val="99"/>
    <w:rsid w:val="007C7B54"/>
    <w:rPr>
      <w:sz w:val="20"/>
      <w:szCs w:val="20"/>
    </w:rPr>
  </w:style>
  <w:style w:type="paragraph" w:styleId="CommentSubject">
    <w:name w:val="annotation subject"/>
    <w:basedOn w:val="CommentText"/>
    <w:next w:val="CommentText"/>
    <w:link w:val="CommentSubjectChar"/>
    <w:uiPriority w:val="99"/>
    <w:semiHidden/>
    <w:unhideWhenUsed/>
    <w:rsid w:val="007C7B54"/>
    <w:rPr>
      <w:b/>
      <w:bCs/>
    </w:rPr>
  </w:style>
  <w:style w:type="character" w:customStyle="1" w:styleId="CommentSubjectChar">
    <w:name w:val="Comment Subject Char"/>
    <w:basedOn w:val="CommentTextChar"/>
    <w:link w:val="CommentSubject"/>
    <w:uiPriority w:val="99"/>
    <w:semiHidden/>
    <w:rsid w:val="007C7B54"/>
    <w:rPr>
      <w:b/>
      <w:bCs/>
      <w:sz w:val="20"/>
      <w:szCs w:val="20"/>
    </w:rPr>
  </w:style>
  <w:style w:type="character" w:customStyle="1" w:styleId="NoSpacingChar">
    <w:name w:val="No Spacing Char"/>
    <w:basedOn w:val="DefaultParagraphFont"/>
    <w:link w:val="NoSpacing"/>
    <w:uiPriority w:val="1"/>
    <w:locked/>
    <w:rsid w:val="005D4456"/>
  </w:style>
  <w:style w:type="paragraph" w:customStyle="1" w:styleId="Default">
    <w:name w:val="Default"/>
    <w:rsid w:val="007A7281"/>
    <w:pPr>
      <w:autoSpaceDE w:val="0"/>
      <w:autoSpaceDN w:val="0"/>
      <w:adjustRightInd w:val="0"/>
      <w:spacing w:after="0" w:line="240" w:lineRule="auto"/>
    </w:pPr>
    <w:rPr>
      <w:rFonts w:ascii="Symbol" w:hAnsi="Symbol" w:cs="Symbol"/>
      <w:color w:val="000000"/>
      <w:sz w:val="24"/>
      <w:szCs w:val="24"/>
    </w:rPr>
  </w:style>
  <w:style w:type="paragraph" w:customStyle="1" w:styleId="TableParagraph">
    <w:name w:val="Table Paragraph"/>
    <w:basedOn w:val="Normal"/>
    <w:uiPriority w:val="1"/>
    <w:qFormat/>
    <w:rsid w:val="00537710"/>
    <w:pPr>
      <w:widowControl w:val="0"/>
      <w:autoSpaceDE w:val="0"/>
      <w:autoSpaceDN w:val="0"/>
      <w:spacing w:after="0" w:line="240" w:lineRule="auto"/>
      <w:ind w:left="107"/>
    </w:pPr>
    <w:rPr>
      <w:rFonts w:eastAsia="Calibri" w:cs="Calibri"/>
      <w:color w:val="auto"/>
    </w:rPr>
  </w:style>
  <w:style w:type="paragraph" w:styleId="BodyText">
    <w:name w:val="Body Text"/>
    <w:basedOn w:val="Normal"/>
    <w:link w:val="BodyTextChar"/>
    <w:uiPriority w:val="1"/>
    <w:qFormat/>
    <w:rsid w:val="00B5523D"/>
    <w:pPr>
      <w:widowControl w:val="0"/>
      <w:autoSpaceDE w:val="0"/>
      <w:autoSpaceDN w:val="0"/>
      <w:spacing w:after="0" w:line="240" w:lineRule="auto"/>
    </w:pPr>
    <w:rPr>
      <w:rFonts w:ascii="Cambria" w:eastAsia="Cambria" w:hAnsi="Cambria" w:cs="Cambria"/>
      <w:color w:val="auto"/>
      <w:sz w:val="24"/>
      <w:szCs w:val="24"/>
    </w:rPr>
  </w:style>
  <w:style w:type="character" w:customStyle="1" w:styleId="BodyTextChar">
    <w:name w:val="Body Text Char"/>
    <w:basedOn w:val="DefaultParagraphFont"/>
    <w:link w:val="BodyText"/>
    <w:uiPriority w:val="1"/>
    <w:rsid w:val="00B5523D"/>
    <w:rPr>
      <w:rFonts w:ascii="Cambria" w:eastAsia="Cambria" w:hAnsi="Cambria" w:cs="Cambria"/>
      <w:color w:val="auto"/>
      <w:sz w:val="24"/>
      <w:szCs w:val="24"/>
    </w:rPr>
  </w:style>
  <w:style w:type="character" w:styleId="Strong">
    <w:name w:val="Strong"/>
    <w:basedOn w:val="DefaultParagraphFont"/>
    <w:uiPriority w:val="22"/>
    <w:qFormat/>
    <w:rsid w:val="00F86FCD"/>
    <w:rPr>
      <w:b/>
      <w:bCs/>
    </w:rPr>
  </w:style>
  <w:style w:type="paragraph" w:styleId="NormalWeb">
    <w:name w:val="Normal (Web)"/>
    <w:basedOn w:val="Normal"/>
    <w:uiPriority w:val="99"/>
    <w:unhideWhenUsed/>
    <w:rsid w:val="00DB7F9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AttraBodyText">
    <w:name w:val="Attra Body Text"/>
    <w:basedOn w:val="Normal"/>
    <w:autoRedefine/>
    <w:rsid w:val="009B2B9E"/>
    <w:pPr>
      <w:widowControl w:val="0"/>
      <w:numPr>
        <w:ilvl w:val="1"/>
        <w:numId w:val="13"/>
      </w:numPr>
      <w:spacing w:line="240" w:lineRule="auto"/>
    </w:pPr>
    <w:rPr>
      <w:rFonts w:ascii="Segoe UI" w:eastAsia="Times New Roman" w:hAnsi="Segoe UI" w:cs="Times New Roman"/>
      <w:sz w:val="20"/>
      <w:szCs w:val="20"/>
    </w:rPr>
  </w:style>
  <w:style w:type="paragraph" w:customStyle="1" w:styleId="ADCBHeading1">
    <w:name w:val="ADCB_Heading 1"/>
    <w:basedOn w:val="Heading1"/>
    <w:next w:val="Normal"/>
    <w:qFormat/>
    <w:rsid w:val="009B2B9E"/>
    <w:pPr>
      <w:keepNext w:val="0"/>
      <w:keepLines w:val="0"/>
      <w:numPr>
        <w:numId w:val="14"/>
      </w:numPr>
      <w:shd w:val="clear" w:color="auto" w:fill="FFFFFF"/>
      <w:spacing w:after="240" w:line="240" w:lineRule="auto"/>
    </w:pPr>
    <w:rPr>
      <w:rFonts w:ascii="Arial" w:eastAsia="Times New Roman" w:hAnsi="Arial" w:cs="Times New Roman"/>
      <w:bCs/>
      <w:color w:val="auto"/>
      <w:sz w:val="28"/>
    </w:rPr>
  </w:style>
  <w:style w:type="paragraph" w:customStyle="1" w:styleId="ADCBHeading2">
    <w:name w:val="ADCB_Heading 2"/>
    <w:basedOn w:val="Heading2"/>
    <w:next w:val="Normal"/>
    <w:autoRedefine/>
    <w:qFormat/>
    <w:rsid w:val="009B2B9E"/>
    <w:pPr>
      <w:keepNext w:val="0"/>
      <w:keepLines w:val="0"/>
      <w:numPr>
        <w:numId w:val="14"/>
      </w:numPr>
      <w:spacing w:before="240" w:after="240" w:line="240" w:lineRule="auto"/>
      <w:jc w:val="both"/>
    </w:pPr>
    <w:rPr>
      <w:rFonts w:asciiTheme="majorHAnsi" w:eastAsia="Times New Roman" w:hAnsiTheme="majorHAnsi" w:cstheme="majorHAnsi"/>
      <w:b/>
      <w:color w:val="1F4E79" w:themeColor="accent1" w:themeShade="80"/>
      <w:spacing w:val="15"/>
      <w:sz w:val="24"/>
      <w:szCs w:val="22"/>
      <w:lang w:eastAsia="ja-JP"/>
    </w:rPr>
  </w:style>
  <w:style w:type="paragraph" w:customStyle="1" w:styleId="ADCBHeading3">
    <w:name w:val="ADCB_Heading 3"/>
    <w:basedOn w:val="Normal"/>
    <w:next w:val="Normal"/>
    <w:qFormat/>
    <w:rsid w:val="009B2B9E"/>
    <w:pPr>
      <w:numPr>
        <w:ilvl w:val="2"/>
        <w:numId w:val="14"/>
      </w:numPr>
      <w:shd w:val="clear" w:color="auto" w:fill="FFFFFF"/>
      <w:spacing w:before="240" w:after="240" w:line="240" w:lineRule="auto"/>
    </w:pPr>
    <w:rPr>
      <w:rFonts w:ascii="Arial" w:eastAsia="Times New Roman" w:hAnsi="Arial" w:cs="Times New Roman"/>
      <w:b/>
      <w:color w:val="auto"/>
      <w:szCs w:val="24"/>
    </w:rPr>
  </w:style>
  <w:style w:type="paragraph" w:customStyle="1" w:styleId="ADCBHeading4">
    <w:name w:val="ADCB_Heading 4"/>
    <w:basedOn w:val="Heading4"/>
    <w:next w:val="Normal"/>
    <w:autoRedefine/>
    <w:qFormat/>
    <w:rsid w:val="009B2B9E"/>
    <w:pPr>
      <w:keepNext w:val="0"/>
      <w:keepLines w:val="0"/>
      <w:numPr>
        <w:numId w:val="14"/>
      </w:numPr>
      <w:tabs>
        <w:tab w:val="left" w:pos="900"/>
      </w:tabs>
      <w:spacing w:before="240" w:after="240" w:line="240" w:lineRule="auto"/>
    </w:pPr>
    <w:rPr>
      <w:rFonts w:asciiTheme="majorHAnsi" w:eastAsia="Times New Roman" w:hAnsiTheme="majorHAnsi" w:cstheme="majorHAnsi"/>
      <w:color w:val="auto"/>
      <w:spacing w:val="10"/>
      <w:sz w:val="20"/>
    </w:rPr>
  </w:style>
  <w:style w:type="paragraph" w:customStyle="1" w:styleId="Bullet1">
    <w:name w:val="~Bullet1"/>
    <w:basedOn w:val="Normal"/>
    <w:uiPriority w:val="1"/>
    <w:qFormat/>
    <w:rsid w:val="00395020"/>
    <w:pPr>
      <w:numPr>
        <w:numId w:val="15"/>
      </w:numPr>
      <w:spacing w:before="60" w:after="60" w:line="264" w:lineRule="auto"/>
      <w:jc w:val="both"/>
    </w:pPr>
    <w:rPr>
      <w:rFonts w:asciiTheme="minorHAnsi" w:eastAsia="Calibri" w:hAnsiTheme="minorHAnsi" w:cstheme="minorBidi"/>
      <w:lang w:val="en-GB"/>
    </w:rPr>
  </w:style>
  <w:style w:type="paragraph" w:customStyle="1" w:styleId="Bullet2">
    <w:name w:val="~Bullet2"/>
    <w:basedOn w:val="Normal"/>
    <w:uiPriority w:val="1"/>
    <w:qFormat/>
    <w:rsid w:val="00395020"/>
    <w:pPr>
      <w:numPr>
        <w:ilvl w:val="1"/>
        <w:numId w:val="15"/>
      </w:numPr>
      <w:spacing w:before="60" w:after="60" w:line="264" w:lineRule="auto"/>
      <w:jc w:val="both"/>
    </w:pPr>
    <w:rPr>
      <w:rFonts w:asciiTheme="minorHAnsi" w:hAnsiTheme="minorHAnsi" w:cstheme="minorBidi"/>
      <w:lang w:val="en-GB"/>
    </w:rPr>
  </w:style>
  <w:style w:type="paragraph" w:customStyle="1" w:styleId="Bullet3">
    <w:name w:val="~Bullet3"/>
    <w:basedOn w:val="Normal"/>
    <w:uiPriority w:val="1"/>
    <w:qFormat/>
    <w:rsid w:val="00395020"/>
    <w:pPr>
      <w:numPr>
        <w:ilvl w:val="2"/>
        <w:numId w:val="15"/>
      </w:numPr>
      <w:spacing w:before="60" w:after="60" w:line="264" w:lineRule="auto"/>
      <w:jc w:val="both"/>
    </w:pPr>
    <w:rPr>
      <w:rFonts w:asciiTheme="minorHAnsi" w:hAnsiTheme="minorHAnsi" w:cstheme="minorBidi"/>
      <w:lang w:val="en-GB"/>
    </w:rPr>
  </w:style>
  <w:style w:type="paragraph" w:customStyle="1" w:styleId="xmsolistparagraph">
    <w:name w:val="x_msolistparagraph"/>
    <w:basedOn w:val="Normal"/>
    <w:uiPriority w:val="99"/>
    <w:rsid w:val="009513BC"/>
    <w:pPr>
      <w:spacing w:after="0" w:line="240" w:lineRule="auto"/>
    </w:pPr>
    <w:rPr>
      <w:rFonts w:ascii="Times New Roman" w:hAnsi="Times New Roman" w:cs="Times New Roman"/>
      <w:color w:val="auto"/>
      <w:sz w:val="24"/>
      <w:szCs w:val="24"/>
    </w:rPr>
  </w:style>
  <w:style w:type="paragraph" w:customStyle="1" w:styleId="gmail-m-4322265230665427722gmail-m-1569490962724524684msolistparagraph">
    <w:name w:val="gmail-m_-4322265230665427722gmail-m-1569490962724524684msolistparagraph"/>
    <w:basedOn w:val="Normal"/>
    <w:uiPriority w:val="99"/>
    <w:rsid w:val="00CB2C49"/>
    <w:pPr>
      <w:spacing w:before="100" w:beforeAutospacing="1" w:after="100" w:afterAutospacing="1" w:line="240" w:lineRule="auto"/>
    </w:pPr>
    <w:rPr>
      <w:rFonts w:ascii="Times New Roman" w:hAnsi="Times New Roman" w:cs="Times New Roman"/>
      <w:color w:val="auto"/>
      <w:sz w:val="24"/>
      <w:szCs w:val="24"/>
    </w:rPr>
  </w:style>
  <w:style w:type="paragraph" w:styleId="Caption">
    <w:name w:val="caption"/>
    <w:basedOn w:val="Normal"/>
    <w:next w:val="Normal"/>
    <w:uiPriority w:val="35"/>
    <w:unhideWhenUsed/>
    <w:qFormat/>
    <w:rsid w:val="00201C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04AD"/>
    <w:pPr>
      <w:spacing w:after="0"/>
    </w:pPr>
    <w:rPr>
      <w:rFonts w:asciiTheme="minorHAnsi" w:hAnsiTheme="minorHAnsi" w:cstheme="minorHAnsi"/>
      <w:i/>
      <w:iCs/>
      <w:sz w:val="20"/>
      <w:szCs w:val="24"/>
    </w:rPr>
  </w:style>
  <w:style w:type="table" w:styleId="GridTable1Light-Accent1">
    <w:name w:val="Grid Table 1 Light Accent 1"/>
    <w:basedOn w:val="TableNormal"/>
    <w:uiPriority w:val="46"/>
    <w:rsid w:val="00F56EC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56E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68265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
    <w:name w:val="Unresolved Mention"/>
    <w:basedOn w:val="DefaultParagraphFont"/>
    <w:uiPriority w:val="99"/>
    <w:semiHidden/>
    <w:unhideWhenUsed/>
    <w:rsid w:val="0009401B"/>
    <w:rPr>
      <w:color w:val="605E5C"/>
      <w:shd w:val="clear" w:color="auto" w:fill="E1DFDD"/>
    </w:rPr>
  </w:style>
  <w:style w:type="character" w:styleId="FollowedHyperlink">
    <w:name w:val="FollowedHyperlink"/>
    <w:basedOn w:val="DefaultParagraphFont"/>
    <w:uiPriority w:val="99"/>
    <w:semiHidden/>
    <w:unhideWhenUsed/>
    <w:rsid w:val="00F07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0508">
      <w:bodyDiv w:val="1"/>
      <w:marLeft w:val="0"/>
      <w:marRight w:val="0"/>
      <w:marTop w:val="0"/>
      <w:marBottom w:val="0"/>
      <w:divBdr>
        <w:top w:val="none" w:sz="0" w:space="0" w:color="auto"/>
        <w:left w:val="none" w:sz="0" w:space="0" w:color="auto"/>
        <w:bottom w:val="none" w:sz="0" w:space="0" w:color="auto"/>
        <w:right w:val="none" w:sz="0" w:space="0" w:color="auto"/>
      </w:divBdr>
    </w:div>
    <w:div w:id="45035684">
      <w:bodyDiv w:val="1"/>
      <w:marLeft w:val="0"/>
      <w:marRight w:val="0"/>
      <w:marTop w:val="0"/>
      <w:marBottom w:val="0"/>
      <w:divBdr>
        <w:top w:val="none" w:sz="0" w:space="0" w:color="auto"/>
        <w:left w:val="none" w:sz="0" w:space="0" w:color="auto"/>
        <w:bottom w:val="none" w:sz="0" w:space="0" w:color="auto"/>
        <w:right w:val="none" w:sz="0" w:space="0" w:color="auto"/>
      </w:divBdr>
    </w:div>
    <w:div w:id="86392946">
      <w:bodyDiv w:val="1"/>
      <w:marLeft w:val="0"/>
      <w:marRight w:val="0"/>
      <w:marTop w:val="0"/>
      <w:marBottom w:val="0"/>
      <w:divBdr>
        <w:top w:val="none" w:sz="0" w:space="0" w:color="auto"/>
        <w:left w:val="none" w:sz="0" w:space="0" w:color="auto"/>
        <w:bottom w:val="none" w:sz="0" w:space="0" w:color="auto"/>
        <w:right w:val="none" w:sz="0" w:space="0" w:color="auto"/>
      </w:divBdr>
    </w:div>
    <w:div w:id="102039872">
      <w:bodyDiv w:val="1"/>
      <w:marLeft w:val="0"/>
      <w:marRight w:val="0"/>
      <w:marTop w:val="0"/>
      <w:marBottom w:val="0"/>
      <w:divBdr>
        <w:top w:val="none" w:sz="0" w:space="0" w:color="auto"/>
        <w:left w:val="none" w:sz="0" w:space="0" w:color="auto"/>
        <w:bottom w:val="none" w:sz="0" w:space="0" w:color="auto"/>
        <w:right w:val="none" w:sz="0" w:space="0" w:color="auto"/>
      </w:divBdr>
    </w:div>
    <w:div w:id="161311753">
      <w:bodyDiv w:val="1"/>
      <w:marLeft w:val="0"/>
      <w:marRight w:val="0"/>
      <w:marTop w:val="0"/>
      <w:marBottom w:val="0"/>
      <w:divBdr>
        <w:top w:val="none" w:sz="0" w:space="0" w:color="auto"/>
        <w:left w:val="none" w:sz="0" w:space="0" w:color="auto"/>
        <w:bottom w:val="none" w:sz="0" w:space="0" w:color="auto"/>
        <w:right w:val="none" w:sz="0" w:space="0" w:color="auto"/>
      </w:divBdr>
    </w:div>
    <w:div w:id="169804804">
      <w:bodyDiv w:val="1"/>
      <w:marLeft w:val="0"/>
      <w:marRight w:val="0"/>
      <w:marTop w:val="0"/>
      <w:marBottom w:val="0"/>
      <w:divBdr>
        <w:top w:val="none" w:sz="0" w:space="0" w:color="auto"/>
        <w:left w:val="none" w:sz="0" w:space="0" w:color="auto"/>
        <w:bottom w:val="none" w:sz="0" w:space="0" w:color="auto"/>
        <w:right w:val="none" w:sz="0" w:space="0" w:color="auto"/>
      </w:divBdr>
    </w:div>
    <w:div w:id="174423722">
      <w:bodyDiv w:val="1"/>
      <w:marLeft w:val="0"/>
      <w:marRight w:val="0"/>
      <w:marTop w:val="0"/>
      <w:marBottom w:val="0"/>
      <w:divBdr>
        <w:top w:val="none" w:sz="0" w:space="0" w:color="auto"/>
        <w:left w:val="none" w:sz="0" w:space="0" w:color="auto"/>
        <w:bottom w:val="none" w:sz="0" w:space="0" w:color="auto"/>
        <w:right w:val="none" w:sz="0" w:space="0" w:color="auto"/>
      </w:divBdr>
    </w:div>
    <w:div w:id="310447272">
      <w:bodyDiv w:val="1"/>
      <w:marLeft w:val="0"/>
      <w:marRight w:val="0"/>
      <w:marTop w:val="0"/>
      <w:marBottom w:val="0"/>
      <w:divBdr>
        <w:top w:val="none" w:sz="0" w:space="0" w:color="auto"/>
        <w:left w:val="none" w:sz="0" w:space="0" w:color="auto"/>
        <w:bottom w:val="none" w:sz="0" w:space="0" w:color="auto"/>
        <w:right w:val="none" w:sz="0" w:space="0" w:color="auto"/>
      </w:divBdr>
    </w:div>
    <w:div w:id="352460636">
      <w:bodyDiv w:val="1"/>
      <w:marLeft w:val="0"/>
      <w:marRight w:val="0"/>
      <w:marTop w:val="0"/>
      <w:marBottom w:val="0"/>
      <w:divBdr>
        <w:top w:val="none" w:sz="0" w:space="0" w:color="auto"/>
        <w:left w:val="none" w:sz="0" w:space="0" w:color="auto"/>
        <w:bottom w:val="none" w:sz="0" w:space="0" w:color="auto"/>
        <w:right w:val="none" w:sz="0" w:space="0" w:color="auto"/>
      </w:divBdr>
    </w:div>
    <w:div w:id="370692708">
      <w:bodyDiv w:val="1"/>
      <w:marLeft w:val="0"/>
      <w:marRight w:val="0"/>
      <w:marTop w:val="0"/>
      <w:marBottom w:val="0"/>
      <w:divBdr>
        <w:top w:val="none" w:sz="0" w:space="0" w:color="auto"/>
        <w:left w:val="none" w:sz="0" w:space="0" w:color="auto"/>
        <w:bottom w:val="none" w:sz="0" w:space="0" w:color="auto"/>
        <w:right w:val="none" w:sz="0" w:space="0" w:color="auto"/>
      </w:divBdr>
    </w:div>
    <w:div w:id="390344648">
      <w:bodyDiv w:val="1"/>
      <w:marLeft w:val="0"/>
      <w:marRight w:val="0"/>
      <w:marTop w:val="0"/>
      <w:marBottom w:val="0"/>
      <w:divBdr>
        <w:top w:val="none" w:sz="0" w:space="0" w:color="auto"/>
        <w:left w:val="none" w:sz="0" w:space="0" w:color="auto"/>
        <w:bottom w:val="none" w:sz="0" w:space="0" w:color="auto"/>
        <w:right w:val="none" w:sz="0" w:space="0" w:color="auto"/>
      </w:divBdr>
    </w:div>
    <w:div w:id="472987880">
      <w:bodyDiv w:val="1"/>
      <w:marLeft w:val="0"/>
      <w:marRight w:val="0"/>
      <w:marTop w:val="0"/>
      <w:marBottom w:val="0"/>
      <w:divBdr>
        <w:top w:val="none" w:sz="0" w:space="0" w:color="auto"/>
        <w:left w:val="none" w:sz="0" w:space="0" w:color="auto"/>
        <w:bottom w:val="none" w:sz="0" w:space="0" w:color="auto"/>
        <w:right w:val="none" w:sz="0" w:space="0" w:color="auto"/>
      </w:divBdr>
    </w:div>
    <w:div w:id="485782782">
      <w:bodyDiv w:val="1"/>
      <w:marLeft w:val="0"/>
      <w:marRight w:val="0"/>
      <w:marTop w:val="0"/>
      <w:marBottom w:val="0"/>
      <w:divBdr>
        <w:top w:val="none" w:sz="0" w:space="0" w:color="auto"/>
        <w:left w:val="none" w:sz="0" w:space="0" w:color="auto"/>
        <w:bottom w:val="none" w:sz="0" w:space="0" w:color="auto"/>
        <w:right w:val="none" w:sz="0" w:space="0" w:color="auto"/>
      </w:divBdr>
    </w:div>
    <w:div w:id="495920014">
      <w:bodyDiv w:val="1"/>
      <w:marLeft w:val="0"/>
      <w:marRight w:val="0"/>
      <w:marTop w:val="0"/>
      <w:marBottom w:val="0"/>
      <w:divBdr>
        <w:top w:val="none" w:sz="0" w:space="0" w:color="auto"/>
        <w:left w:val="none" w:sz="0" w:space="0" w:color="auto"/>
        <w:bottom w:val="none" w:sz="0" w:space="0" w:color="auto"/>
        <w:right w:val="none" w:sz="0" w:space="0" w:color="auto"/>
      </w:divBdr>
    </w:div>
    <w:div w:id="527109238">
      <w:bodyDiv w:val="1"/>
      <w:marLeft w:val="0"/>
      <w:marRight w:val="0"/>
      <w:marTop w:val="0"/>
      <w:marBottom w:val="0"/>
      <w:divBdr>
        <w:top w:val="none" w:sz="0" w:space="0" w:color="auto"/>
        <w:left w:val="none" w:sz="0" w:space="0" w:color="auto"/>
        <w:bottom w:val="none" w:sz="0" w:space="0" w:color="auto"/>
        <w:right w:val="none" w:sz="0" w:space="0" w:color="auto"/>
      </w:divBdr>
    </w:div>
    <w:div w:id="529419346">
      <w:bodyDiv w:val="1"/>
      <w:marLeft w:val="0"/>
      <w:marRight w:val="0"/>
      <w:marTop w:val="0"/>
      <w:marBottom w:val="0"/>
      <w:divBdr>
        <w:top w:val="none" w:sz="0" w:space="0" w:color="auto"/>
        <w:left w:val="none" w:sz="0" w:space="0" w:color="auto"/>
        <w:bottom w:val="none" w:sz="0" w:space="0" w:color="auto"/>
        <w:right w:val="none" w:sz="0" w:space="0" w:color="auto"/>
      </w:divBdr>
    </w:div>
    <w:div w:id="604649875">
      <w:bodyDiv w:val="1"/>
      <w:marLeft w:val="0"/>
      <w:marRight w:val="0"/>
      <w:marTop w:val="0"/>
      <w:marBottom w:val="0"/>
      <w:divBdr>
        <w:top w:val="none" w:sz="0" w:space="0" w:color="auto"/>
        <w:left w:val="none" w:sz="0" w:space="0" w:color="auto"/>
        <w:bottom w:val="none" w:sz="0" w:space="0" w:color="auto"/>
        <w:right w:val="none" w:sz="0" w:space="0" w:color="auto"/>
      </w:divBdr>
    </w:div>
    <w:div w:id="633364908">
      <w:bodyDiv w:val="1"/>
      <w:marLeft w:val="0"/>
      <w:marRight w:val="0"/>
      <w:marTop w:val="0"/>
      <w:marBottom w:val="0"/>
      <w:divBdr>
        <w:top w:val="none" w:sz="0" w:space="0" w:color="auto"/>
        <w:left w:val="none" w:sz="0" w:space="0" w:color="auto"/>
        <w:bottom w:val="none" w:sz="0" w:space="0" w:color="auto"/>
        <w:right w:val="none" w:sz="0" w:space="0" w:color="auto"/>
      </w:divBdr>
    </w:div>
    <w:div w:id="710957653">
      <w:bodyDiv w:val="1"/>
      <w:marLeft w:val="0"/>
      <w:marRight w:val="0"/>
      <w:marTop w:val="0"/>
      <w:marBottom w:val="0"/>
      <w:divBdr>
        <w:top w:val="none" w:sz="0" w:space="0" w:color="auto"/>
        <w:left w:val="none" w:sz="0" w:space="0" w:color="auto"/>
        <w:bottom w:val="none" w:sz="0" w:space="0" w:color="auto"/>
        <w:right w:val="none" w:sz="0" w:space="0" w:color="auto"/>
      </w:divBdr>
    </w:div>
    <w:div w:id="777602484">
      <w:bodyDiv w:val="1"/>
      <w:marLeft w:val="0"/>
      <w:marRight w:val="0"/>
      <w:marTop w:val="0"/>
      <w:marBottom w:val="0"/>
      <w:divBdr>
        <w:top w:val="none" w:sz="0" w:space="0" w:color="auto"/>
        <w:left w:val="none" w:sz="0" w:space="0" w:color="auto"/>
        <w:bottom w:val="none" w:sz="0" w:space="0" w:color="auto"/>
        <w:right w:val="none" w:sz="0" w:space="0" w:color="auto"/>
      </w:divBdr>
    </w:div>
    <w:div w:id="797605404">
      <w:bodyDiv w:val="1"/>
      <w:marLeft w:val="0"/>
      <w:marRight w:val="0"/>
      <w:marTop w:val="0"/>
      <w:marBottom w:val="0"/>
      <w:divBdr>
        <w:top w:val="none" w:sz="0" w:space="0" w:color="auto"/>
        <w:left w:val="none" w:sz="0" w:space="0" w:color="auto"/>
        <w:bottom w:val="none" w:sz="0" w:space="0" w:color="auto"/>
        <w:right w:val="none" w:sz="0" w:space="0" w:color="auto"/>
      </w:divBdr>
      <w:divsChild>
        <w:div w:id="766343394">
          <w:marLeft w:val="3874"/>
          <w:marRight w:val="0"/>
          <w:marTop w:val="0"/>
          <w:marBottom w:val="0"/>
          <w:divBdr>
            <w:top w:val="none" w:sz="0" w:space="0" w:color="auto"/>
            <w:left w:val="none" w:sz="0" w:space="0" w:color="auto"/>
            <w:bottom w:val="none" w:sz="0" w:space="0" w:color="auto"/>
            <w:right w:val="none" w:sz="0" w:space="0" w:color="auto"/>
          </w:divBdr>
        </w:div>
      </w:divsChild>
    </w:div>
    <w:div w:id="840393454">
      <w:bodyDiv w:val="1"/>
      <w:marLeft w:val="0"/>
      <w:marRight w:val="0"/>
      <w:marTop w:val="0"/>
      <w:marBottom w:val="0"/>
      <w:divBdr>
        <w:top w:val="none" w:sz="0" w:space="0" w:color="auto"/>
        <w:left w:val="none" w:sz="0" w:space="0" w:color="auto"/>
        <w:bottom w:val="none" w:sz="0" w:space="0" w:color="auto"/>
        <w:right w:val="none" w:sz="0" w:space="0" w:color="auto"/>
      </w:divBdr>
    </w:div>
    <w:div w:id="841700329">
      <w:bodyDiv w:val="1"/>
      <w:marLeft w:val="0"/>
      <w:marRight w:val="0"/>
      <w:marTop w:val="0"/>
      <w:marBottom w:val="0"/>
      <w:divBdr>
        <w:top w:val="none" w:sz="0" w:space="0" w:color="auto"/>
        <w:left w:val="none" w:sz="0" w:space="0" w:color="auto"/>
        <w:bottom w:val="none" w:sz="0" w:space="0" w:color="auto"/>
        <w:right w:val="none" w:sz="0" w:space="0" w:color="auto"/>
      </w:divBdr>
    </w:div>
    <w:div w:id="877744278">
      <w:bodyDiv w:val="1"/>
      <w:marLeft w:val="0"/>
      <w:marRight w:val="0"/>
      <w:marTop w:val="0"/>
      <w:marBottom w:val="0"/>
      <w:divBdr>
        <w:top w:val="none" w:sz="0" w:space="0" w:color="auto"/>
        <w:left w:val="none" w:sz="0" w:space="0" w:color="auto"/>
        <w:bottom w:val="none" w:sz="0" w:space="0" w:color="auto"/>
        <w:right w:val="none" w:sz="0" w:space="0" w:color="auto"/>
      </w:divBdr>
    </w:div>
    <w:div w:id="1009991549">
      <w:bodyDiv w:val="1"/>
      <w:marLeft w:val="0"/>
      <w:marRight w:val="0"/>
      <w:marTop w:val="0"/>
      <w:marBottom w:val="0"/>
      <w:divBdr>
        <w:top w:val="none" w:sz="0" w:space="0" w:color="auto"/>
        <w:left w:val="none" w:sz="0" w:space="0" w:color="auto"/>
        <w:bottom w:val="none" w:sz="0" w:space="0" w:color="auto"/>
        <w:right w:val="none" w:sz="0" w:space="0" w:color="auto"/>
      </w:divBdr>
    </w:div>
    <w:div w:id="1027217947">
      <w:bodyDiv w:val="1"/>
      <w:marLeft w:val="0"/>
      <w:marRight w:val="0"/>
      <w:marTop w:val="0"/>
      <w:marBottom w:val="0"/>
      <w:divBdr>
        <w:top w:val="none" w:sz="0" w:space="0" w:color="auto"/>
        <w:left w:val="none" w:sz="0" w:space="0" w:color="auto"/>
        <w:bottom w:val="none" w:sz="0" w:space="0" w:color="auto"/>
        <w:right w:val="none" w:sz="0" w:space="0" w:color="auto"/>
      </w:divBdr>
    </w:div>
    <w:div w:id="1067798775">
      <w:bodyDiv w:val="1"/>
      <w:marLeft w:val="0"/>
      <w:marRight w:val="0"/>
      <w:marTop w:val="0"/>
      <w:marBottom w:val="0"/>
      <w:divBdr>
        <w:top w:val="none" w:sz="0" w:space="0" w:color="auto"/>
        <w:left w:val="none" w:sz="0" w:space="0" w:color="auto"/>
        <w:bottom w:val="none" w:sz="0" w:space="0" w:color="auto"/>
        <w:right w:val="none" w:sz="0" w:space="0" w:color="auto"/>
      </w:divBdr>
    </w:div>
    <w:div w:id="1089429778">
      <w:bodyDiv w:val="1"/>
      <w:marLeft w:val="0"/>
      <w:marRight w:val="0"/>
      <w:marTop w:val="0"/>
      <w:marBottom w:val="0"/>
      <w:divBdr>
        <w:top w:val="none" w:sz="0" w:space="0" w:color="auto"/>
        <w:left w:val="none" w:sz="0" w:space="0" w:color="auto"/>
        <w:bottom w:val="none" w:sz="0" w:space="0" w:color="auto"/>
        <w:right w:val="none" w:sz="0" w:space="0" w:color="auto"/>
      </w:divBdr>
      <w:divsChild>
        <w:div w:id="2068414149">
          <w:marLeft w:val="547"/>
          <w:marRight w:val="0"/>
          <w:marTop w:val="0"/>
          <w:marBottom w:val="0"/>
          <w:divBdr>
            <w:top w:val="none" w:sz="0" w:space="0" w:color="auto"/>
            <w:left w:val="none" w:sz="0" w:space="0" w:color="auto"/>
            <w:bottom w:val="none" w:sz="0" w:space="0" w:color="auto"/>
            <w:right w:val="none" w:sz="0" w:space="0" w:color="auto"/>
          </w:divBdr>
        </w:div>
        <w:div w:id="1154760098">
          <w:marLeft w:val="547"/>
          <w:marRight w:val="0"/>
          <w:marTop w:val="0"/>
          <w:marBottom w:val="0"/>
          <w:divBdr>
            <w:top w:val="none" w:sz="0" w:space="0" w:color="auto"/>
            <w:left w:val="none" w:sz="0" w:space="0" w:color="auto"/>
            <w:bottom w:val="none" w:sz="0" w:space="0" w:color="auto"/>
            <w:right w:val="none" w:sz="0" w:space="0" w:color="auto"/>
          </w:divBdr>
        </w:div>
        <w:div w:id="57172484">
          <w:marLeft w:val="547"/>
          <w:marRight w:val="0"/>
          <w:marTop w:val="0"/>
          <w:marBottom w:val="0"/>
          <w:divBdr>
            <w:top w:val="none" w:sz="0" w:space="0" w:color="auto"/>
            <w:left w:val="none" w:sz="0" w:space="0" w:color="auto"/>
            <w:bottom w:val="none" w:sz="0" w:space="0" w:color="auto"/>
            <w:right w:val="none" w:sz="0" w:space="0" w:color="auto"/>
          </w:divBdr>
        </w:div>
        <w:div w:id="808403761">
          <w:marLeft w:val="547"/>
          <w:marRight w:val="0"/>
          <w:marTop w:val="0"/>
          <w:marBottom w:val="0"/>
          <w:divBdr>
            <w:top w:val="none" w:sz="0" w:space="0" w:color="auto"/>
            <w:left w:val="none" w:sz="0" w:space="0" w:color="auto"/>
            <w:bottom w:val="none" w:sz="0" w:space="0" w:color="auto"/>
            <w:right w:val="none" w:sz="0" w:space="0" w:color="auto"/>
          </w:divBdr>
        </w:div>
        <w:div w:id="591476197">
          <w:marLeft w:val="547"/>
          <w:marRight w:val="0"/>
          <w:marTop w:val="0"/>
          <w:marBottom w:val="0"/>
          <w:divBdr>
            <w:top w:val="none" w:sz="0" w:space="0" w:color="auto"/>
            <w:left w:val="none" w:sz="0" w:space="0" w:color="auto"/>
            <w:bottom w:val="none" w:sz="0" w:space="0" w:color="auto"/>
            <w:right w:val="none" w:sz="0" w:space="0" w:color="auto"/>
          </w:divBdr>
        </w:div>
        <w:div w:id="145439843">
          <w:marLeft w:val="547"/>
          <w:marRight w:val="0"/>
          <w:marTop w:val="0"/>
          <w:marBottom w:val="0"/>
          <w:divBdr>
            <w:top w:val="none" w:sz="0" w:space="0" w:color="auto"/>
            <w:left w:val="none" w:sz="0" w:space="0" w:color="auto"/>
            <w:bottom w:val="none" w:sz="0" w:space="0" w:color="auto"/>
            <w:right w:val="none" w:sz="0" w:space="0" w:color="auto"/>
          </w:divBdr>
        </w:div>
      </w:divsChild>
    </w:div>
    <w:div w:id="1108814265">
      <w:bodyDiv w:val="1"/>
      <w:marLeft w:val="0"/>
      <w:marRight w:val="0"/>
      <w:marTop w:val="0"/>
      <w:marBottom w:val="0"/>
      <w:divBdr>
        <w:top w:val="none" w:sz="0" w:space="0" w:color="auto"/>
        <w:left w:val="none" w:sz="0" w:space="0" w:color="auto"/>
        <w:bottom w:val="none" w:sz="0" w:space="0" w:color="auto"/>
        <w:right w:val="none" w:sz="0" w:space="0" w:color="auto"/>
      </w:divBdr>
    </w:div>
    <w:div w:id="1203519280">
      <w:bodyDiv w:val="1"/>
      <w:marLeft w:val="0"/>
      <w:marRight w:val="0"/>
      <w:marTop w:val="0"/>
      <w:marBottom w:val="0"/>
      <w:divBdr>
        <w:top w:val="none" w:sz="0" w:space="0" w:color="auto"/>
        <w:left w:val="none" w:sz="0" w:space="0" w:color="auto"/>
        <w:bottom w:val="none" w:sz="0" w:space="0" w:color="auto"/>
        <w:right w:val="none" w:sz="0" w:space="0" w:color="auto"/>
      </w:divBdr>
    </w:div>
    <w:div w:id="1221942574">
      <w:bodyDiv w:val="1"/>
      <w:marLeft w:val="0"/>
      <w:marRight w:val="0"/>
      <w:marTop w:val="0"/>
      <w:marBottom w:val="0"/>
      <w:divBdr>
        <w:top w:val="none" w:sz="0" w:space="0" w:color="auto"/>
        <w:left w:val="none" w:sz="0" w:space="0" w:color="auto"/>
        <w:bottom w:val="none" w:sz="0" w:space="0" w:color="auto"/>
        <w:right w:val="none" w:sz="0" w:space="0" w:color="auto"/>
      </w:divBdr>
    </w:div>
    <w:div w:id="1260216695">
      <w:bodyDiv w:val="1"/>
      <w:marLeft w:val="0"/>
      <w:marRight w:val="0"/>
      <w:marTop w:val="0"/>
      <w:marBottom w:val="0"/>
      <w:divBdr>
        <w:top w:val="none" w:sz="0" w:space="0" w:color="auto"/>
        <w:left w:val="none" w:sz="0" w:space="0" w:color="auto"/>
        <w:bottom w:val="none" w:sz="0" w:space="0" w:color="auto"/>
        <w:right w:val="none" w:sz="0" w:space="0" w:color="auto"/>
      </w:divBdr>
    </w:div>
    <w:div w:id="1317762957">
      <w:bodyDiv w:val="1"/>
      <w:marLeft w:val="0"/>
      <w:marRight w:val="0"/>
      <w:marTop w:val="0"/>
      <w:marBottom w:val="0"/>
      <w:divBdr>
        <w:top w:val="none" w:sz="0" w:space="0" w:color="auto"/>
        <w:left w:val="none" w:sz="0" w:space="0" w:color="auto"/>
        <w:bottom w:val="none" w:sz="0" w:space="0" w:color="auto"/>
        <w:right w:val="none" w:sz="0" w:space="0" w:color="auto"/>
      </w:divBdr>
    </w:div>
    <w:div w:id="1368947690">
      <w:bodyDiv w:val="1"/>
      <w:marLeft w:val="0"/>
      <w:marRight w:val="0"/>
      <w:marTop w:val="0"/>
      <w:marBottom w:val="0"/>
      <w:divBdr>
        <w:top w:val="none" w:sz="0" w:space="0" w:color="auto"/>
        <w:left w:val="none" w:sz="0" w:space="0" w:color="auto"/>
        <w:bottom w:val="none" w:sz="0" w:space="0" w:color="auto"/>
        <w:right w:val="none" w:sz="0" w:space="0" w:color="auto"/>
      </w:divBdr>
    </w:div>
    <w:div w:id="1402411777">
      <w:bodyDiv w:val="1"/>
      <w:marLeft w:val="0"/>
      <w:marRight w:val="0"/>
      <w:marTop w:val="0"/>
      <w:marBottom w:val="0"/>
      <w:divBdr>
        <w:top w:val="none" w:sz="0" w:space="0" w:color="auto"/>
        <w:left w:val="none" w:sz="0" w:space="0" w:color="auto"/>
        <w:bottom w:val="none" w:sz="0" w:space="0" w:color="auto"/>
        <w:right w:val="none" w:sz="0" w:space="0" w:color="auto"/>
      </w:divBdr>
    </w:div>
    <w:div w:id="1404596794">
      <w:bodyDiv w:val="1"/>
      <w:marLeft w:val="0"/>
      <w:marRight w:val="0"/>
      <w:marTop w:val="0"/>
      <w:marBottom w:val="0"/>
      <w:divBdr>
        <w:top w:val="none" w:sz="0" w:space="0" w:color="auto"/>
        <w:left w:val="none" w:sz="0" w:space="0" w:color="auto"/>
        <w:bottom w:val="none" w:sz="0" w:space="0" w:color="auto"/>
        <w:right w:val="none" w:sz="0" w:space="0" w:color="auto"/>
      </w:divBdr>
    </w:div>
    <w:div w:id="1438797427">
      <w:bodyDiv w:val="1"/>
      <w:marLeft w:val="0"/>
      <w:marRight w:val="0"/>
      <w:marTop w:val="0"/>
      <w:marBottom w:val="0"/>
      <w:divBdr>
        <w:top w:val="none" w:sz="0" w:space="0" w:color="auto"/>
        <w:left w:val="none" w:sz="0" w:space="0" w:color="auto"/>
        <w:bottom w:val="none" w:sz="0" w:space="0" w:color="auto"/>
        <w:right w:val="none" w:sz="0" w:space="0" w:color="auto"/>
      </w:divBdr>
    </w:div>
    <w:div w:id="1449080405">
      <w:bodyDiv w:val="1"/>
      <w:marLeft w:val="0"/>
      <w:marRight w:val="0"/>
      <w:marTop w:val="0"/>
      <w:marBottom w:val="0"/>
      <w:divBdr>
        <w:top w:val="none" w:sz="0" w:space="0" w:color="auto"/>
        <w:left w:val="none" w:sz="0" w:space="0" w:color="auto"/>
        <w:bottom w:val="none" w:sz="0" w:space="0" w:color="auto"/>
        <w:right w:val="none" w:sz="0" w:space="0" w:color="auto"/>
      </w:divBdr>
      <w:divsChild>
        <w:div w:id="2003776869">
          <w:marLeft w:val="547"/>
          <w:marRight w:val="0"/>
          <w:marTop w:val="0"/>
          <w:marBottom w:val="0"/>
          <w:divBdr>
            <w:top w:val="none" w:sz="0" w:space="0" w:color="auto"/>
            <w:left w:val="none" w:sz="0" w:space="0" w:color="auto"/>
            <w:bottom w:val="none" w:sz="0" w:space="0" w:color="auto"/>
            <w:right w:val="none" w:sz="0" w:space="0" w:color="auto"/>
          </w:divBdr>
        </w:div>
        <w:div w:id="1006787836">
          <w:marLeft w:val="547"/>
          <w:marRight w:val="0"/>
          <w:marTop w:val="0"/>
          <w:marBottom w:val="0"/>
          <w:divBdr>
            <w:top w:val="none" w:sz="0" w:space="0" w:color="auto"/>
            <w:left w:val="none" w:sz="0" w:space="0" w:color="auto"/>
            <w:bottom w:val="none" w:sz="0" w:space="0" w:color="auto"/>
            <w:right w:val="none" w:sz="0" w:space="0" w:color="auto"/>
          </w:divBdr>
        </w:div>
        <w:div w:id="504440164">
          <w:marLeft w:val="547"/>
          <w:marRight w:val="0"/>
          <w:marTop w:val="0"/>
          <w:marBottom w:val="0"/>
          <w:divBdr>
            <w:top w:val="none" w:sz="0" w:space="0" w:color="auto"/>
            <w:left w:val="none" w:sz="0" w:space="0" w:color="auto"/>
            <w:bottom w:val="none" w:sz="0" w:space="0" w:color="auto"/>
            <w:right w:val="none" w:sz="0" w:space="0" w:color="auto"/>
          </w:divBdr>
        </w:div>
        <w:div w:id="1379429321">
          <w:marLeft w:val="547"/>
          <w:marRight w:val="0"/>
          <w:marTop w:val="0"/>
          <w:marBottom w:val="0"/>
          <w:divBdr>
            <w:top w:val="none" w:sz="0" w:space="0" w:color="auto"/>
            <w:left w:val="none" w:sz="0" w:space="0" w:color="auto"/>
            <w:bottom w:val="none" w:sz="0" w:space="0" w:color="auto"/>
            <w:right w:val="none" w:sz="0" w:space="0" w:color="auto"/>
          </w:divBdr>
        </w:div>
        <w:div w:id="730734288">
          <w:marLeft w:val="547"/>
          <w:marRight w:val="0"/>
          <w:marTop w:val="0"/>
          <w:marBottom w:val="0"/>
          <w:divBdr>
            <w:top w:val="none" w:sz="0" w:space="0" w:color="auto"/>
            <w:left w:val="none" w:sz="0" w:space="0" w:color="auto"/>
            <w:bottom w:val="none" w:sz="0" w:space="0" w:color="auto"/>
            <w:right w:val="none" w:sz="0" w:space="0" w:color="auto"/>
          </w:divBdr>
        </w:div>
        <w:div w:id="1481314569">
          <w:marLeft w:val="547"/>
          <w:marRight w:val="0"/>
          <w:marTop w:val="0"/>
          <w:marBottom w:val="0"/>
          <w:divBdr>
            <w:top w:val="none" w:sz="0" w:space="0" w:color="auto"/>
            <w:left w:val="none" w:sz="0" w:space="0" w:color="auto"/>
            <w:bottom w:val="none" w:sz="0" w:space="0" w:color="auto"/>
            <w:right w:val="none" w:sz="0" w:space="0" w:color="auto"/>
          </w:divBdr>
        </w:div>
        <w:div w:id="1530798921">
          <w:marLeft w:val="547"/>
          <w:marRight w:val="0"/>
          <w:marTop w:val="0"/>
          <w:marBottom w:val="0"/>
          <w:divBdr>
            <w:top w:val="none" w:sz="0" w:space="0" w:color="auto"/>
            <w:left w:val="none" w:sz="0" w:space="0" w:color="auto"/>
            <w:bottom w:val="none" w:sz="0" w:space="0" w:color="auto"/>
            <w:right w:val="none" w:sz="0" w:space="0" w:color="auto"/>
          </w:divBdr>
        </w:div>
        <w:div w:id="845096047">
          <w:marLeft w:val="547"/>
          <w:marRight w:val="0"/>
          <w:marTop w:val="0"/>
          <w:marBottom w:val="0"/>
          <w:divBdr>
            <w:top w:val="none" w:sz="0" w:space="0" w:color="auto"/>
            <w:left w:val="none" w:sz="0" w:space="0" w:color="auto"/>
            <w:bottom w:val="none" w:sz="0" w:space="0" w:color="auto"/>
            <w:right w:val="none" w:sz="0" w:space="0" w:color="auto"/>
          </w:divBdr>
        </w:div>
        <w:div w:id="1629817962">
          <w:marLeft w:val="547"/>
          <w:marRight w:val="0"/>
          <w:marTop w:val="0"/>
          <w:marBottom w:val="0"/>
          <w:divBdr>
            <w:top w:val="none" w:sz="0" w:space="0" w:color="auto"/>
            <w:left w:val="none" w:sz="0" w:space="0" w:color="auto"/>
            <w:bottom w:val="none" w:sz="0" w:space="0" w:color="auto"/>
            <w:right w:val="none" w:sz="0" w:space="0" w:color="auto"/>
          </w:divBdr>
        </w:div>
      </w:divsChild>
    </w:div>
    <w:div w:id="1472333998">
      <w:bodyDiv w:val="1"/>
      <w:marLeft w:val="0"/>
      <w:marRight w:val="0"/>
      <w:marTop w:val="0"/>
      <w:marBottom w:val="0"/>
      <w:divBdr>
        <w:top w:val="none" w:sz="0" w:space="0" w:color="auto"/>
        <w:left w:val="none" w:sz="0" w:space="0" w:color="auto"/>
        <w:bottom w:val="none" w:sz="0" w:space="0" w:color="auto"/>
        <w:right w:val="none" w:sz="0" w:space="0" w:color="auto"/>
      </w:divBdr>
      <w:divsChild>
        <w:div w:id="728725618">
          <w:marLeft w:val="0"/>
          <w:marRight w:val="0"/>
          <w:marTop w:val="0"/>
          <w:marBottom w:val="0"/>
          <w:divBdr>
            <w:top w:val="none" w:sz="0" w:space="0" w:color="auto"/>
            <w:left w:val="none" w:sz="0" w:space="0" w:color="auto"/>
            <w:bottom w:val="none" w:sz="0" w:space="0" w:color="auto"/>
            <w:right w:val="none" w:sz="0" w:space="0" w:color="auto"/>
          </w:divBdr>
          <w:divsChild>
            <w:div w:id="668365720">
              <w:marLeft w:val="0"/>
              <w:marRight w:val="0"/>
              <w:marTop w:val="0"/>
              <w:marBottom w:val="0"/>
              <w:divBdr>
                <w:top w:val="none" w:sz="0" w:space="0" w:color="auto"/>
                <w:left w:val="none" w:sz="0" w:space="0" w:color="auto"/>
                <w:bottom w:val="none" w:sz="0" w:space="0" w:color="auto"/>
                <w:right w:val="none" w:sz="0" w:space="0" w:color="auto"/>
              </w:divBdr>
              <w:divsChild>
                <w:div w:id="457376153">
                  <w:marLeft w:val="0"/>
                  <w:marRight w:val="0"/>
                  <w:marTop w:val="0"/>
                  <w:marBottom w:val="0"/>
                  <w:divBdr>
                    <w:top w:val="none" w:sz="0" w:space="0" w:color="auto"/>
                    <w:left w:val="none" w:sz="0" w:space="0" w:color="auto"/>
                    <w:bottom w:val="none" w:sz="0" w:space="0" w:color="auto"/>
                    <w:right w:val="none" w:sz="0" w:space="0" w:color="auto"/>
                  </w:divBdr>
                  <w:divsChild>
                    <w:div w:id="802698284">
                      <w:marLeft w:val="-269"/>
                      <w:marRight w:val="-269"/>
                      <w:marTop w:val="0"/>
                      <w:marBottom w:val="0"/>
                      <w:divBdr>
                        <w:top w:val="none" w:sz="0" w:space="0" w:color="auto"/>
                        <w:left w:val="none" w:sz="0" w:space="0" w:color="auto"/>
                        <w:bottom w:val="none" w:sz="0" w:space="0" w:color="auto"/>
                        <w:right w:val="none" w:sz="0" w:space="0" w:color="auto"/>
                      </w:divBdr>
                      <w:divsChild>
                        <w:div w:id="1554466248">
                          <w:marLeft w:val="0"/>
                          <w:marRight w:val="0"/>
                          <w:marTop w:val="0"/>
                          <w:marBottom w:val="0"/>
                          <w:divBdr>
                            <w:top w:val="none" w:sz="0" w:space="0" w:color="auto"/>
                            <w:left w:val="none" w:sz="0" w:space="0" w:color="auto"/>
                            <w:bottom w:val="none" w:sz="0" w:space="0" w:color="auto"/>
                            <w:right w:val="none" w:sz="0" w:space="0" w:color="auto"/>
                          </w:divBdr>
                        </w:div>
                        <w:div w:id="6524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7798">
                  <w:marLeft w:val="0"/>
                  <w:marRight w:val="0"/>
                  <w:marTop w:val="0"/>
                  <w:marBottom w:val="0"/>
                  <w:divBdr>
                    <w:top w:val="none" w:sz="0" w:space="0" w:color="auto"/>
                    <w:left w:val="none" w:sz="0" w:space="0" w:color="auto"/>
                    <w:bottom w:val="none" w:sz="0" w:space="0" w:color="auto"/>
                    <w:right w:val="none" w:sz="0" w:space="0" w:color="auto"/>
                  </w:divBdr>
                </w:div>
                <w:div w:id="1443576046">
                  <w:marLeft w:val="0"/>
                  <w:marRight w:val="0"/>
                  <w:marTop w:val="0"/>
                  <w:marBottom w:val="0"/>
                  <w:divBdr>
                    <w:top w:val="none" w:sz="0" w:space="0" w:color="auto"/>
                    <w:left w:val="none" w:sz="0" w:space="0" w:color="auto"/>
                    <w:bottom w:val="none" w:sz="0" w:space="0" w:color="auto"/>
                    <w:right w:val="none" w:sz="0" w:space="0" w:color="auto"/>
                  </w:divBdr>
                  <w:divsChild>
                    <w:div w:id="3866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35652">
      <w:bodyDiv w:val="1"/>
      <w:marLeft w:val="0"/>
      <w:marRight w:val="0"/>
      <w:marTop w:val="0"/>
      <w:marBottom w:val="0"/>
      <w:divBdr>
        <w:top w:val="none" w:sz="0" w:space="0" w:color="auto"/>
        <w:left w:val="none" w:sz="0" w:space="0" w:color="auto"/>
        <w:bottom w:val="none" w:sz="0" w:space="0" w:color="auto"/>
        <w:right w:val="none" w:sz="0" w:space="0" w:color="auto"/>
      </w:divBdr>
    </w:div>
    <w:div w:id="1495874068">
      <w:bodyDiv w:val="1"/>
      <w:marLeft w:val="0"/>
      <w:marRight w:val="0"/>
      <w:marTop w:val="0"/>
      <w:marBottom w:val="0"/>
      <w:divBdr>
        <w:top w:val="none" w:sz="0" w:space="0" w:color="auto"/>
        <w:left w:val="none" w:sz="0" w:space="0" w:color="auto"/>
        <w:bottom w:val="none" w:sz="0" w:space="0" w:color="auto"/>
        <w:right w:val="none" w:sz="0" w:space="0" w:color="auto"/>
      </w:divBdr>
    </w:div>
    <w:div w:id="1571305336">
      <w:bodyDiv w:val="1"/>
      <w:marLeft w:val="0"/>
      <w:marRight w:val="0"/>
      <w:marTop w:val="0"/>
      <w:marBottom w:val="0"/>
      <w:divBdr>
        <w:top w:val="none" w:sz="0" w:space="0" w:color="auto"/>
        <w:left w:val="none" w:sz="0" w:space="0" w:color="auto"/>
        <w:bottom w:val="none" w:sz="0" w:space="0" w:color="auto"/>
        <w:right w:val="none" w:sz="0" w:space="0" w:color="auto"/>
      </w:divBdr>
    </w:div>
    <w:div w:id="1606763632">
      <w:bodyDiv w:val="1"/>
      <w:marLeft w:val="0"/>
      <w:marRight w:val="0"/>
      <w:marTop w:val="0"/>
      <w:marBottom w:val="0"/>
      <w:divBdr>
        <w:top w:val="none" w:sz="0" w:space="0" w:color="auto"/>
        <w:left w:val="none" w:sz="0" w:space="0" w:color="auto"/>
        <w:bottom w:val="none" w:sz="0" w:space="0" w:color="auto"/>
        <w:right w:val="none" w:sz="0" w:space="0" w:color="auto"/>
      </w:divBdr>
    </w:div>
    <w:div w:id="1620526958">
      <w:bodyDiv w:val="1"/>
      <w:marLeft w:val="0"/>
      <w:marRight w:val="0"/>
      <w:marTop w:val="0"/>
      <w:marBottom w:val="0"/>
      <w:divBdr>
        <w:top w:val="none" w:sz="0" w:space="0" w:color="auto"/>
        <w:left w:val="none" w:sz="0" w:space="0" w:color="auto"/>
        <w:bottom w:val="none" w:sz="0" w:space="0" w:color="auto"/>
        <w:right w:val="none" w:sz="0" w:space="0" w:color="auto"/>
      </w:divBdr>
    </w:div>
    <w:div w:id="1624582498">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96344681">
      <w:bodyDiv w:val="1"/>
      <w:marLeft w:val="0"/>
      <w:marRight w:val="0"/>
      <w:marTop w:val="0"/>
      <w:marBottom w:val="0"/>
      <w:divBdr>
        <w:top w:val="none" w:sz="0" w:space="0" w:color="auto"/>
        <w:left w:val="none" w:sz="0" w:space="0" w:color="auto"/>
        <w:bottom w:val="none" w:sz="0" w:space="0" w:color="auto"/>
        <w:right w:val="none" w:sz="0" w:space="0" w:color="auto"/>
      </w:divBdr>
    </w:div>
    <w:div w:id="1702054555">
      <w:bodyDiv w:val="1"/>
      <w:marLeft w:val="0"/>
      <w:marRight w:val="0"/>
      <w:marTop w:val="0"/>
      <w:marBottom w:val="0"/>
      <w:divBdr>
        <w:top w:val="none" w:sz="0" w:space="0" w:color="auto"/>
        <w:left w:val="none" w:sz="0" w:space="0" w:color="auto"/>
        <w:bottom w:val="none" w:sz="0" w:space="0" w:color="auto"/>
        <w:right w:val="none" w:sz="0" w:space="0" w:color="auto"/>
      </w:divBdr>
    </w:div>
    <w:div w:id="1706442075">
      <w:bodyDiv w:val="1"/>
      <w:marLeft w:val="0"/>
      <w:marRight w:val="0"/>
      <w:marTop w:val="0"/>
      <w:marBottom w:val="0"/>
      <w:divBdr>
        <w:top w:val="none" w:sz="0" w:space="0" w:color="auto"/>
        <w:left w:val="none" w:sz="0" w:space="0" w:color="auto"/>
        <w:bottom w:val="none" w:sz="0" w:space="0" w:color="auto"/>
        <w:right w:val="none" w:sz="0" w:space="0" w:color="auto"/>
      </w:divBdr>
    </w:div>
    <w:div w:id="1725988766">
      <w:bodyDiv w:val="1"/>
      <w:marLeft w:val="0"/>
      <w:marRight w:val="0"/>
      <w:marTop w:val="0"/>
      <w:marBottom w:val="0"/>
      <w:divBdr>
        <w:top w:val="none" w:sz="0" w:space="0" w:color="auto"/>
        <w:left w:val="none" w:sz="0" w:space="0" w:color="auto"/>
        <w:bottom w:val="none" w:sz="0" w:space="0" w:color="auto"/>
        <w:right w:val="none" w:sz="0" w:space="0" w:color="auto"/>
      </w:divBdr>
    </w:div>
    <w:div w:id="1751081361">
      <w:bodyDiv w:val="1"/>
      <w:marLeft w:val="0"/>
      <w:marRight w:val="0"/>
      <w:marTop w:val="0"/>
      <w:marBottom w:val="0"/>
      <w:divBdr>
        <w:top w:val="none" w:sz="0" w:space="0" w:color="auto"/>
        <w:left w:val="none" w:sz="0" w:space="0" w:color="auto"/>
        <w:bottom w:val="none" w:sz="0" w:space="0" w:color="auto"/>
        <w:right w:val="none" w:sz="0" w:space="0" w:color="auto"/>
      </w:divBdr>
    </w:div>
    <w:div w:id="1756197106">
      <w:bodyDiv w:val="1"/>
      <w:marLeft w:val="0"/>
      <w:marRight w:val="0"/>
      <w:marTop w:val="0"/>
      <w:marBottom w:val="0"/>
      <w:divBdr>
        <w:top w:val="none" w:sz="0" w:space="0" w:color="auto"/>
        <w:left w:val="none" w:sz="0" w:space="0" w:color="auto"/>
        <w:bottom w:val="none" w:sz="0" w:space="0" w:color="auto"/>
        <w:right w:val="none" w:sz="0" w:space="0" w:color="auto"/>
      </w:divBdr>
    </w:div>
    <w:div w:id="1765954584">
      <w:bodyDiv w:val="1"/>
      <w:marLeft w:val="0"/>
      <w:marRight w:val="0"/>
      <w:marTop w:val="0"/>
      <w:marBottom w:val="0"/>
      <w:divBdr>
        <w:top w:val="none" w:sz="0" w:space="0" w:color="auto"/>
        <w:left w:val="none" w:sz="0" w:space="0" w:color="auto"/>
        <w:bottom w:val="none" w:sz="0" w:space="0" w:color="auto"/>
        <w:right w:val="none" w:sz="0" w:space="0" w:color="auto"/>
      </w:divBdr>
    </w:div>
    <w:div w:id="1821920655">
      <w:bodyDiv w:val="1"/>
      <w:marLeft w:val="0"/>
      <w:marRight w:val="0"/>
      <w:marTop w:val="0"/>
      <w:marBottom w:val="0"/>
      <w:divBdr>
        <w:top w:val="none" w:sz="0" w:space="0" w:color="auto"/>
        <w:left w:val="none" w:sz="0" w:space="0" w:color="auto"/>
        <w:bottom w:val="none" w:sz="0" w:space="0" w:color="auto"/>
        <w:right w:val="none" w:sz="0" w:space="0" w:color="auto"/>
      </w:divBdr>
    </w:div>
    <w:div w:id="1835412670">
      <w:bodyDiv w:val="1"/>
      <w:marLeft w:val="0"/>
      <w:marRight w:val="0"/>
      <w:marTop w:val="0"/>
      <w:marBottom w:val="0"/>
      <w:divBdr>
        <w:top w:val="none" w:sz="0" w:space="0" w:color="auto"/>
        <w:left w:val="none" w:sz="0" w:space="0" w:color="auto"/>
        <w:bottom w:val="none" w:sz="0" w:space="0" w:color="auto"/>
        <w:right w:val="none" w:sz="0" w:space="0" w:color="auto"/>
      </w:divBdr>
    </w:div>
    <w:div w:id="1866941407">
      <w:bodyDiv w:val="1"/>
      <w:marLeft w:val="0"/>
      <w:marRight w:val="0"/>
      <w:marTop w:val="0"/>
      <w:marBottom w:val="0"/>
      <w:divBdr>
        <w:top w:val="none" w:sz="0" w:space="0" w:color="auto"/>
        <w:left w:val="none" w:sz="0" w:space="0" w:color="auto"/>
        <w:bottom w:val="none" w:sz="0" w:space="0" w:color="auto"/>
        <w:right w:val="none" w:sz="0" w:space="0" w:color="auto"/>
      </w:divBdr>
    </w:div>
    <w:div w:id="1884437941">
      <w:bodyDiv w:val="1"/>
      <w:marLeft w:val="0"/>
      <w:marRight w:val="0"/>
      <w:marTop w:val="0"/>
      <w:marBottom w:val="0"/>
      <w:divBdr>
        <w:top w:val="none" w:sz="0" w:space="0" w:color="auto"/>
        <w:left w:val="none" w:sz="0" w:space="0" w:color="auto"/>
        <w:bottom w:val="none" w:sz="0" w:space="0" w:color="auto"/>
        <w:right w:val="none" w:sz="0" w:space="0" w:color="auto"/>
      </w:divBdr>
    </w:div>
    <w:div w:id="1970286146">
      <w:bodyDiv w:val="1"/>
      <w:marLeft w:val="0"/>
      <w:marRight w:val="0"/>
      <w:marTop w:val="0"/>
      <w:marBottom w:val="0"/>
      <w:divBdr>
        <w:top w:val="none" w:sz="0" w:space="0" w:color="auto"/>
        <w:left w:val="none" w:sz="0" w:space="0" w:color="auto"/>
        <w:bottom w:val="none" w:sz="0" w:space="0" w:color="auto"/>
        <w:right w:val="none" w:sz="0" w:space="0" w:color="auto"/>
      </w:divBdr>
    </w:div>
    <w:div w:id="1992173846">
      <w:bodyDiv w:val="1"/>
      <w:marLeft w:val="0"/>
      <w:marRight w:val="0"/>
      <w:marTop w:val="0"/>
      <w:marBottom w:val="0"/>
      <w:divBdr>
        <w:top w:val="none" w:sz="0" w:space="0" w:color="auto"/>
        <w:left w:val="none" w:sz="0" w:space="0" w:color="auto"/>
        <w:bottom w:val="none" w:sz="0" w:space="0" w:color="auto"/>
        <w:right w:val="none" w:sz="0" w:space="0" w:color="auto"/>
      </w:divBdr>
    </w:div>
    <w:div w:id="2003850697">
      <w:bodyDiv w:val="1"/>
      <w:marLeft w:val="0"/>
      <w:marRight w:val="0"/>
      <w:marTop w:val="0"/>
      <w:marBottom w:val="0"/>
      <w:divBdr>
        <w:top w:val="none" w:sz="0" w:space="0" w:color="auto"/>
        <w:left w:val="none" w:sz="0" w:space="0" w:color="auto"/>
        <w:bottom w:val="none" w:sz="0" w:space="0" w:color="auto"/>
        <w:right w:val="none" w:sz="0" w:space="0" w:color="auto"/>
      </w:divBdr>
    </w:div>
    <w:div w:id="2021392412">
      <w:bodyDiv w:val="1"/>
      <w:marLeft w:val="0"/>
      <w:marRight w:val="0"/>
      <w:marTop w:val="0"/>
      <w:marBottom w:val="0"/>
      <w:divBdr>
        <w:top w:val="none" w:sz="0" w:space="0" w:color="auto"/>
        <w:left w:val="none" w:sz="0" w:space="0" w:color="auto"/>
        <w:bottom w:val="none" w:sz="0" w:space="0" w:color="auto"/>
        <w:right w:val="none" w:sz="0" w:space="0" w:color="auto"/>
      </w:divBdr>
    </w:div>
    <w:div w:id="2053768719">
      <w:bodyDiv w:val="1"/>
      <w:marLeft w:val="0"/>
      <w:marRight w:val="0"/>
      <w:marTop w:val="0"/>
      <w:marBottom w:val="0"/>
      <w:divBdr>
        <w:top w:val="none" w:sz="0" w:space="0" w:color="auto"/>
        <w:left w:val="none" w:sz="0" w:space="0" w:color="auto"/>
        <w:bottom w:val="none" w:sz="0" w:space="0" w:color="auto"/>
        <w:right w:val="none" w:sz="0" w:space="0" w:color="auto"/>
      </w:divBdr>
    </w:div>
    <w:div w:id="2087141213">
      <w:bodyDiv w:val="1"/>
      <w:marLeft w:val="0"/>
      <w:marRight w:val="0"/>
      <w:marTop w:val="0"/>
      <w:marBottom w:val="0"/>
      <w:divBdr>
        <w:top w:val="none" w:sz="0" w:space="0" w:color="auto"/>
        <w:left w:val="none" w:sz="0" w:space="0" w:color="auto"/>
        <w:bottom w:val="none" w:sz="0" w:space="0" w:color="auto"/>
        <w:right w:val="none" w:sz="0" w:space="0" w:color="auto"/>
      </w:divBdr>
    </w:div>
    <w:div w:id="2128354499">
      <w:bodyDiv w:val="1"/>
      <w:marLeft w:val="0"/>
      <w:marRight w:val="0"/>
      <w:marTop w:val="0"/>
      <w:marBottom w:val="0"/>
      <w:divBdr>
        <w:top w:val="none" w:sz="0" w:space="0" w:color="auto"/>
        <w:left w:val="none" w:sz="0" w:space="0" w:color="auto"/>
        <w:bottom w:val="none" w:sz="0" w:space="0" w:color="auto"/>
        <w:right w:val="none" w:sz="0" w:space="0" w:color="auto"/>
      </w:divBdr>
    </w:div>
    <w:div w:id="21467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hyperlink" Target="https://developer.network.ae/docs/read/card_services/version_2/Card_Transaction" TargetMode="External"/><Relationship Id="rId39" Type="http://schemas.openxmlformats.org/officeDocument/2006/relationships/package" Target="embeddings/Microsoft_Excel_Worksheet1.xlsx"/><Relationship Id="rId21" Type="http://schemas.openxmlformats.org/officeDocument/2006/relationships/hyperlink" Target="https://developer.network.ae/docs/read/card_services/version_2/Card_Transaction" TargetMode="External"/><Relationship Id="rId34" Type="http://schemas.openxmlformats.org/officeDocument/2006/relationships/hyperlink" Target="https://developer.network.ae/docs/read/card_services/version_2/Transaction_Details" TargetMode="External"/><Relationship Id="rId42" Type="http://schemas.openxmlformats.org/officeDocument/2006/relationships/footer" Target="footer2.xml"/><Relationship Id="rId47"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eveloper.network.ae/docs/read/card_services/version_2/Card_Transac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6.png"/><Relationship Id="rId24" Type="http://schemas.openxmlformats.org/officeDocument/2006/relationships/hyperlink" Target="https://developer.network.ae/docs/read/card_services/version_2/Card_Transaction" TargetMode="External"/><Relationship Id="rId32" Type="http://schemas.openxmlformats.org/officeDocument/2006/relationships/image" Target="media/image17.png"/><Relationship Id="rId37" Type="http://schemas.openxmlformats.org/officeDocument/2006/relationships/package" Target="embeddings/Microsoft_Excel_Worksheet.xlsx"/><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veloper.network.ae/docs/read/card_services/version_2/Card_Details" TargetMode="External"/><Relationship Id="rId23" Type="http://schemas.openxmlformats.org/officeDocument/2006/relationships/oleObject" Target="embeddings/oleObject1.bin"/><Relationship Id="rId28" Type="http://schemas.openxmlformats.org/officeDocument/2006/relationships/image" Target="media/image15.png"/><Relationship Id="rId36" Type="http://schemas.openxmlformats.org/officeDocument/2006/relationships/image" Target="media/image19.emf"/><Relationship Id="rId10" Type="http://schemas.openxmlformats.org/officeDocument/2006/relationships/endnotes" Target="endnotes.xml"/><Relationship Id="rId19" Type="http://schemas.openxmlformats.org/officeDocument/2006/relationships/hyperlink" Target="https://developer.network.ae/docs/read/card_services/version_2/Card_Transaction" TargetMode="External"/><Relationship Id="rId31" Type="http://schemas.openxmlformats.org/officeDocument/2006/relationships/hyperlink" Target="https://developer.network.ae/docs/read/card_services/version_2/Card_Transaction"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developer.network.ae/docs/read/card_services/version_2/Transaction_Details" TargetMode="External"/><Relationship Id="rId38" Type="http://schemas.openxmlformats.org/officeDocument/2006/relationships/image" Target="media/image20.emf"/><Relationship Id="rId46" Type="http://schemas.microsoft.com/office/2018/08/relationships/commentsExtensible" Target="commentsExtensible.xml"/><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99E80C62C73646B856D48157AF16C0" ma:contentTypeVersion="2" ma:contentTypeDescription="Create a new document." ma:contentTypeScope="" ma:versionID="146d58e8380f2549c7d3586bd35d6093">
  <xsd:schema xmlns:xsd="http://www.w3.org/2001/XMLSchema" xmlns:xs="http://www.w3.org/2001/XMLSchema" xmlns:p="http://schemas.microsoft.com/office/2006/metadata/properties" xmlns:ns2="fd855db0-6d42-4251-ae9c-b41d4aced0f3" targetNamespace="http://schemas.microsoft.com/office/2006/metadata/properties" ma:root="true" ma:fieldsID="af8645591981007cdbbf93d87f257aee" ns2:_="">
    <xsd:import namespace="fd855db0-6d42-4251-ae9c-b41d4aced0f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855db0-6d42-4251-ae9c-b41d4aced0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CB04B-291A-4934-9BC7-2E314739A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855db0-6d42-4251-ae9c-b41d4aced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56B409-3DD7-450F-AED9-E7847A3CA78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BD13E1-DCD6-4FF0-9719-18F81D680A02}">
  <ds:schemaRefs>
    <ds:schemaRef ds:uri="http://schemas.microsoft.com/sharepoint/v3/contenttype/forms"/>
  </ds:schemaRefs>
</ds:datastoreItem>
</file>

<file path=customXml/itemProps4.xml><?xml version="1.0" encoding="utf-8"?>
<ds:datastoreItem xmlns:ds="http://schemas.openxmlformats.org/officeDocument/2006/customXml" ds:itemID="{BDB5366B-A78F-4AD0-979C-98C891E89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3965</Words>
  <Characters>22602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Jasani</dc:creator>
  <cp:keywords/>
  <dc:description/>
  <cp:lastModifiedBy>Manoj Mohanasundaram</cp:lastModifiedBy>
  <cp:revision>2</cp:revision>
  <dcterms:created xsi:type="dcterms:W3CDTF">2024-02-07T15:14:00Z</dcterms:created>
  <dcterms:modified xsi:type="dcterms:W3CDTF">2024-02-07T15:14:00Z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0x0101000A99E80C62C73646B856D48157AF16C0</vt:lpwstr>
  </property>
  <property fmtid="{D5CDD505-2E9C-101B-9397-08002B2CF9AE}" pid="3" name="MSIP_Label_03c74419-76be-460d-a5a1-522f6306331b_Enabled">
    <vt:lpwstr>true</vt:lpwstr>
  </property>
  <property fmtid="{D5CDD505-2E9C-101B-9397-08002B2CF9AE}" pid="4" name="MSIP_Label_03c74419-76be-460d-a5a1-522f6306331b_SetDate">
    <vt:lpwstr>2023-02-13T14:41:16Z</vt:lpwstr>
  </property>
  <property fmtid="{D5CDD505-2E9C-101B-9397-08002B2CF9AE}" pid="5" name="MSIP_Label_03c74419-76be-460d-a5a1-522f6306331b_Method">
    <vt:lpwstr>Privileged</vt:lpwstr>
  </property>
  <property fmtid="{D5CDD505-2E9C-101B-9397-08002B2CF9AE}" pid="6" name="MSIP_Label_03c74419-76be-460d-a5a1-522f6306331b_Name">
    <vt:lpwstr>External Confidential</vt:lpwstr>
  </property>
  <property fmtid="{D5CDD505-2E9C-101B-9397-08002B2CF9AE}" pid="7" name="MSIP_Label_03c74419-76be-460d-a5a1-522f6306331b_SiteId">
    <vt:lpwstr>b731d114-a826-4b0a-8ac1-2dba378f77d1</vt:lpwstr>
  </property>
  <property fmtid="{D5CDD505-2E9C-101B-9397-08002B2CF9AE}" pid="8" name="MSIP_Label_03c74419-76be-460d-a5a1-522f6306331b_ActionId">
    <vt:lpwstr>593a21ce-a7c1-4c1f-81a2-9cbb19d71a6e</vt:lpwstr>
  </property>
  <property fmtid="{D5CDD505-2E9C-101B-9397-08002B2CF9AE}" pid="9" name="MSIP_Label_03c74419-76be-460d-a5a1-522f6306331b_ContentBits">
    <vt:lpwstr>2</vt:lpwstr>
  </property>
</Properties>
</file>